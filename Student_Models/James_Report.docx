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20159B" w14:textId="77777777" w:rsidR="00B67B9F" w:rsidRPr="00850610" w:rsidRDefault="00850610" w:rsidP="00490B47">
      <w:pPr>
        <w:jc w:val="both"/>
        <w:rPr>
          <w:rFonts w:ascii="Arial" w:hAnsi="Arial" w:cs="Arial"/>
          <w:b/>
        </w:rPr>
      </w:pPr>
      <w:r w:rsidRPr="00850610">
        <w:rPr>
          <w:rFonts w:ascii="Arial" w:hAnsi="Arial" w:cs="Arial"/>
          <w:b/>
        </w:rPr>
        <w:t>The Canonical Sonic Hedgehog Pathway in Adult Vertebrate Neurons – a Computational Model</w:t>
      </w:r>
    </w:p>
    <w:p w14:paraId="3BE9D6CA" w14:textId="77777777" w:rsidR="00850610" w:rsidRDefault="00850610" w:rsidP="00490B47">
      <w:pPr>
        <w:jc w:val="both"/>
        <w:rPr>
          <w:b/>
        </w:rPr>
      </w:pPr>
    </w:p>
    <w:p w14:paraId="14E1EA6A" w14:textId="77777777" w:rsidR="00850610" w:rsidRDefault="00850610" w:rsidP="00490B47">
      <w:pPr>
        <w:jc w:val="both"/>
        <w:rPr>
          <w:b/>
        </w:rPr>
      </w:pPr>
    </w:p>
    <w:p w14:paraId="39EA8E9E" w14:textId="77777777" w:rsidR="00850610" w:rsidRDefault="00850610" w:rsidP="00490B47">
      <w:pPr>
        <w:jc w:val="both"/>
        <w:rPr>
          <w:b/>
        </w:rPr>
      </w:pPr>
    </w:p>
    <w:p w14:paraId="766E2062" w14:textId="77777777" w:rsidR="00850610" w:rsidRDefault="00850610" w:rsidP="00490B47">
      <w:pPr>
        <w:jc w:val="both"/>
        <w:rPr>
          <w:b/>
        </w:rPr>
      </w:pPr>
    </w:p>
    <w:p w14:paraId="79DD3966" w14:textId="77777777" w:rsidR="00850610" w:rsidRDefault="00850610" w:rsidP="00490B47">
      <w:pPr>
        <w:jc w:val="both"/>
        <w:rPr>
          <w:b/>
        </w:rPr>
      </w:pPr>
    </w:p>
    <w:p w14:paraId="36EFEA2D" w14:textId="77777777" w:rsidR="00850610" w:rsidRDefault="00850610" w:rsidP="00490B47">
      <w:pPr>
        <w:jc w:val="both"/>
        <w:rPr>
          <w:b/>
        </w:rPr>
      </w:pPr>
    </w:p>
    <w:p w14:paraId="2CF79E62" w14:textId="77777777" w:rsidR="00850610" w:rsidRDefault="00850610" w:rsidP="00490B47">
      <w:pPr>
        <w:jc w:val="both"/>
        <w:rPr>
          <w:b/>
        </w:rPr>
      </w:pPr>
    </w:p>
    <w:p w14:paraId="3283EDDE" w14:textId="77777777" w:rsidR="00850610" w:rsidRDefault="00850610" w:rsidP="00490B47">
      <w:pPr>
        <w:jc w:val="both"/>
        <w:rPr>
          <w:b/>
        </w:rPr>
      </w:pPr>
    </w:p>
    <w:p w14:paraId="0A493671" w14:textId="77777777" w:rsidR="00850610" w:rsidRDefault="00850610" w:rsidP="00490B47">
      <w:pPr>
        <w:jc w:val="both"/>
        <w:rPr>
          <w:b/>
        </w:rPr>
      </w:pPr>
    </w:p>
    <w:p w14:paraId="35BA49E5" w14:textId="77777777" w:rsidR="00850610" w:rsidRDefault="00850610" w:rsidP="00490B47">
      <w:pPr>
        <w:jc w:val="both"/>
        <w:rPr>
          <w:b/>
        </w:rPr>
      </w:pPr>
    </w:p>
    <w:p w14:paraId="46B19C8D" w14:textId="77777777" w:rsidR="00850610" w:rsidRDefault="00850610" w:rsidP="00490B47">
      <w:pPr>
        <w:jc w:val="both"/>
        <w:rPr>
          <w:b/>
        </w:rPr>
      </w:pPr>
    </w:p>
    <w:p w14:paraId="26CF9634" w14:textId="77777777" w:rsidR="00850610" w:rsidRDefault="00850610" w:rsidP="00490B47">
      <w:pPr>
        <w:jc w:val="both"/>
        <w:rPr>
          <w:b/>
        </w:rPr>
      </w:pPr>
    </w:p>
    <w:p w14:paraId="04C21F96" w14:textId="77777777" w:rsidR="00850610" w:rsidRDefault="00850610" w:rsidP="00490B47">
      <w:pPr>
        <w:jc w:val="both"/>
        <w:rPr>
          <w:b/>
        </w:rPr>
      </w:pPr>
    </w:p>
    <w:p w14:paraId="2642770A" w14:textId="77777777" w:rsidR="00850610" w:rsidRDefault="00850610" w:rsidP="00490B47">
      <w:pPr>
        <w:jc w:val="both"/>
        <w:rPr>
          <w:b/>
        </w:rPr>
      </w:pPr>
    </w:p>
    <w:p w14:paraId="5EDD814A" w14:textId="77777777" w:rsidR="00850610" w:rsidRDefault="00850610" w:rsidP="00490B47">
      <w:pPr>
        <w:jc w:val="both"/>
        <w:rPr>
          <w:b/>
        </w:rPr>
      </w:pPr>
    </w:p>
    <w:p w14:paraId="72B5D8BC" w14:textId="77777777" w:rsidR="00850610" w:rsidRDefault="00850610" w:rsidP="00490B47">
      <w:pPr>
        <w:jc w:val="both"/>
        <w:rPr>
          <w:b/>
        </w:rPr>
      </w:pPr>
    </w:p>
    <w:p w14:paraId="454890DE" w14:textId="77777777" w:rsidR="00850610" w:rsidRDefault="00850610" w:rsidP="00490B47">
      <w:pPr>
        <w:jc w:val="both"/>
        <w:rPr>
          <w:b/>
        </w:rPr>
      </w:pPr>
    </w:p>
    <w:p w14:paraId="0BEA7622" w14:textId="77777777" w:rsidR="00850610" w:rsidRDefault="00850610" w:rsidP="00490B47">
      <w:pPr>
        <w:jc w:val="both"/>
        <w:rPr>
          <w:b/>
        </w:rPr>
      </w:pPr>
    </w:p>
    <w:p w14:paraId="3CC2B5E4" w14:textId="77777777" w:rsidR="00850610" w:rsidRDefault="00850610" w:rsidP="00490B47">
      <w:pPr>
        <w:jc w:val="both"/>
        <w:rPr>
          <w:b/>
        </w:rPr>
      </w:pPr>
    </w:p>
    <w:p w14:paraId="14C8C6DE" w14:textId="77777777" w:rsidR="00850610" w:rsidRDefault="00850610" w:rsidP="00490B47">
      <w:pPr>
        <w:jc w:val="both"/>
        <w:rPr>
          <w:b/>
        </w:rPr>
      </w:pPr>
    </w:p>
    <w:p w14:paraId="758200B9" w14:textId="77777777" w:rsidR="00850610" w:rsidRDefault="00850610" w:rsidP="00490B47">
      <w:pPr>
        <w:jc w:val="both"/>
        <w:rPr>
          <w:b/>
        </w:rPr>
      </w:pPr>
    </w:p>
    <w:p w14:paraId="17629D64" w14:textId="77777777" w:rsidR="00850610" w:rsidRDefault="00850610" w:rsidP="00490B47">
      <w:pPr>
        <w:jc w:val="both"/>
        <w:rPr>
          <w:b/>
        </w:rPr>
      </w:pPr>
    </w:p>
    <w:p w14:paraId="3D3CB342" w14:textId="77777777" w:rsidR="00850610" w:rsidRDefault="00850610" w:rsidP="00490B47">
      <w:pPr>
        <w:jc w:val="both"/>
        <w:rPr>
          <w:b/>
        </w:rPr>
      </w:pPr>
    </w:p>
    <w:p w14:paraId="5CB5D214" w14:textId="77777777" w:rsidR="00850610" w:rsidRDefault="00850610" w:rsidP="00490B47">
      <w:pPr>
        <w:jc w:val="both"/>
        <w:rPr>
          <w:b/>
        </w:rPr>
      </w:pPr>
    </w:p>
    <w:p w14:paraId="464920B5" w14:textId="77777777" w:rsidR="00850610" w:rsidRDefault="00850610" w:rsidP="00490B47">
      <w:pPr>
        <w:jc w:val="both"/>
        <w:rPr>
          <w:b/>
        </w:rPr>
      </w:pPr>
    </w:p>
    <w:p w14:paraId="7E78989E" w14:textId="77777777" w:rsidR="00850610" w:rsidRDefault="00850610" w:rsidP="00490B47">
      <w:pPr>
        <w:jc w:val="both"/>
        <w:rPr>
          <w:b/>
        </w:rPr>
      </w:pPr>
    </w:p>
    <w:p w14:paraId="7383CF92" w14:textId="77777777" w:rsidR="00850610" w:rsidRDefault="00850610" w:rsidP="00490B47">
      <w:pPr>
        <w:jc w:val="both"/>
        <w:rPr>
          <w:b/>
        </w:rPr>
      </w:pPr>
    </w:p>
    <w:p w14:paraId="22BEFCB7" w14:textId="77777777" w:rsidR="00850610" w:rsidRDefault="00850610" w:rsidP="00490B47">
      <w:pPr>
        <w:jc w:val="both"/>
        <w:rPr>
          <w:b/>
        </w:rPr>
      </w:pPr>
    </w:p>
    <w:p w14:paraId="13F1C8E2" w14:textId="77777777" w:rsidR="00850610" w:rsidRDefault="00850610" w:rsidP="00490B47">
      <w:pPr>
        <w:jc w:val="both"/>
        <w:rPr>
          <w:b/>
        </w:rPr>
      </w:pPr>
    </w:p>
    <w:p w14:paraId="3DB435C2" w14:textId="77777777" w:rsidR="00850610" w:rsidRPr="00A32C85" w:rsidRDefault="00850610" w:rsidP="00490B47">
      <w:pPr>
        <w:jc w:val="both"/>
        <w:rPr>
          <w:rFonts w:ascii="Arial" w:hAnsi="Arial" w:cs="Arial"/>
          <w:b/>
          <w:sz w:val="24"/>
        </w:rPr>
      </w:pPr>
      <w:r w:rsidRPr="00A32C85">
        <w:rPr>
          <w:rFonts w:ascii="Arial" w:hAnsi="Arial" w:cs="Arial"/>
          <w:b/>
          <w:sz w:val="24"/>
        </w:rPr>
        <w:lastRenderedPageBreak/>
        <w:t>INTRODUCTION</w:t>
      </w:r>
    </w:p>
    <w:p w14:paraId="457F1B08" w14:textId="77777777" w:rsidR="00850610" w:rsidRDefault="00850610" w:rsidP="00490B47">
      <w:pPr>
        <w:jc w:val="both"/>
        <w:rPr>
          <w:rFonts w:ascii="Arial" w:hAnsi="Arial" w:cs="Arial"/>
        </w:rPr>
      </w:pPr>
      <w:r w:rsidRPr="00183C9E">
        <w:rPr>
          <w:rFonts w:ascii="Arial" w:hAnsi="Arial" w:cs="Arial"/>
        </w:rPr>
        <w:t>Sonic he</w:t>
      </w:r>
      <w:r>
        <w:rPr>
          <w:rFonts w:ascii="Arial" w:hAnsi="Arial" w:cs="Arial"/>
        </w:rPr>
        <w:t>dgehog has been the most extensively studied vertebrate homologue of the Hedgehog (</w:t>
      </w:r>
      <w:proofErr w:type="spellStart"/>
      <w:r>
        <w:rPr>
          <w:rFonts w:ascii="Arial" w:hAnsi="Arial" w:cs="Arial"/>
        </w:rPr>
        <w:t>Hh</w:t>
      </w:r>
      <w:proofErr w:type="spellEnd"/>
      <w:r>
        <w:rPr>
          <w:rFonts w:ascii="Arial" w:hAnsi="Arial" w:cs="Arial"/>
        </w:rPr>
        <w:t xml:space="preserve">) family of signalling proteins as it regulates a diversity of post- and pre-natal processes (Ye and Liu, 2011). </w:t>
      </w:r>
      <w:r w:rsidRPr="00D069D0">
        <w:rPr>
          <w:rFonts w:ascii="Arial" w:hAnsi="Arial" w:cs="Arial"/>
        </w:rPr>
        <w:t>Most notably, Shh acts as a morphogen pivotal to the patterning of embryonic tissues, ranging from the limbs t</w:t>
      </w:r>
      <w:r>
        <w:rPr>
          <w:rFonts w:ascii="Arial" w:hAnsi="Arial" w:cs="Arial"/>
        </w:rPr>
        <w:t>o the brain, as well as controlling</w:t>
      </w:r>
      <w:r w:rsidRPr="00D069D0">
        <w:rPr>
          <w:rFonts w:ascii="Arial" w:hAnsi="Arial" w:cs="Arial"/>
        </w:rPr>
        <w:t xml:space="preserve"> the homeostasis and regeneration of several adult tissues (</w:t>
      </w:r>
      <w:proofErr w:type="spellStart"/>
      <w:r w:rsidRPr="00D069D0">
        <w:rPr>
          <w:rFonts w:ascii="Arial" w:hAnsi="Arial" w:cs="Arial"/>
        </w:rPr>
        <w:t>Ingham</w:t>
      </w:r>
      <w:proofErr w:type="spellEnd"/>
      <w:r w:rsidRPr="00D069D0">
        <w:rPr>
          <w:rFonts w:ascii="Arial" w:hAnsi="Arial" w:cs="Arial"/>
        </w:rPr>
        <w:t xml:space="preserve"> and McMahon, 2001; Lum and Beachy, 2004).</w:t>
      </w:r>
      <w:r>
        <w:rPr>
          <w:rFonts w:ascii="Arial" w:hAnsi="Arial" w:cs="Arial"/>
        </w:rPr>
        <w:t xml:space="preserve"> </w:t>
      </w:r>
    </w:p>
    <w:p w14:paraId="383CEDA7" w14:textId="2363EA02" w:rsidR="00850610" w:rsidRDefault="00850610" w:rsidP="00490B47">
      <w:pPr>
        <w:jc w:val="both"/>
        <w:rPr>
          <w:rFonts w:ascii="Arial" w:hAnsi="Arial" w:cs="Arial"/>
        </w:rPr>
      </w:pPr>
      <w:r>
        <w:rPr>
          <w:rFonts w:ascii="Arial" w:hAnsi="Arial" w:cs="Arial"/>
        </w:rPr>
        <w:t>Recently</w:t>
      </w:r>
      <w:r w:rsidRPr="00D069D0">
        <w:rPr>
          <w:rFonts w:ascii="Arial" w:hAnsi="Arial" w:cs="Arial"/>
        </w:rPr>
        <w:t>, there</w:t>
      </w:r>
      <w:r>
        <w:rPr>
          <w:rFonts w:ascii="Arial" w:hAnsi="Arial" w:cs="Arial"/>
        </w:rPr>
        <w:t xml:space="preserve"> has been emerging interest regarding </w:t>
      </w:r>
      <w:proofErr w:type="spellStart"/>
      <w:r>
        <w:rPr>
          <w:rFonts w:ascii="Arial" w:hAnsi="Arial" w:cs="Arial"/>
        </w:rPr>
        <w:t>Shh’s</w:t>
      </w:r>
      <w:proofErr w:type="spellEnd"/>
      <w:r>
        <w:rPr>
          <w:rFonts w:ascii="Arial" w:hAnsi="Arial" w:cs="Arial"/>
        </w:rPr>
        <w:t xml:space="preserve"> function in the adult brain following the discovery of its pattern of activity throughout several of its structures (Figure 1; </w:t>
      </w:r>
      <w:proofErr w:type="spellStart"/>
      <w:r>
        <w:rPr>
          <w:rFonts w:ascii="Arial" w:hAnsi="Arial" w:cs="Arial"/>
        </w:rPr>
        <w:t>Traiffort</w:t>
      </w:r>
      <w:proofErr w:type="spellEnd"/>
      <w:r>
        <w:rPr>
          <w:rFonts w:ascii="Arial" w:hAnsi="Arial" w:cs="Arial"/>
        </w:rPr>
        <w:t xml:space="preserve"> et al., 1998; </w:t>
      </w:r>
      <w:proofErr w:type="spellStart"/>
      <w:r>
        <w:rPr>
          <w:rFonts w:ascii="Arial" w:hAnsi="Arial" w:cs="Arial"/>
        </w:rPr>
        <w:t>Traiffort</w:t>
      </w:r>
      <w:proofErr w:type="spellEnd"/>
      <w:r>
        <w:rPr>
          <w:rFonts w:ascii="Arial" w:hAnsi="Arial" w:cs="Arial"/>
        </w:rPr>
        <w:t xml:space="preserve"> et al., 2010; Petralia et al., 2011). Studies suggest that Shh exerts its influence on </w:t>
      </w:r>
      <w:del w:id="0" w:author="Richard Fitzpatrick" w:date="2019-04-26T13:30:00Z">
        <w:r w:rsidDel="006407D4">
          <w:rPr>
            <w:rFonts w:ascii="Arial" w:hAnsi="Arial" w:cs="Arial"/>
          </w:rPr>
          <w:delText xml:space="preserve">their </w:delText>
        </w:r>
      </w:del>
      <w:r>
        <w:rPr>
          <w:rFonts w:ascii="Arial" w:hAnsi="Arial" w:cs="Arial"/>
        </w:rPr>
        <w:t xml:space="preserve">neurons through its canonical signalling pathway and that the paucity on information surrounding this pathway’s reactions impedes gaining a comprehensive understanding of </w:t>
      </w:r>
      <w:proofErr w:type="spellStart"/>
      <w:r>
        <w:rPr>
          <w:rFonts w:ascii="Arial" w:hAnsi="Arial" w:cs="Arial"/>
        </w:rPr>
        <w:t>Shh’s</w:t>
      </w:r>
      <w:proofErr w:type="spellEnd"/>
      <w:r>
        <w:rPr>
          <w:rFonts w:ascii="Arial" w:hAnsi="Arial" w:cs="Arial"/>
        </w:rPr>
        <w:t xml:space="preserve"> neurological function (Yao et al., 2016; Patel et al., 2017). Therefore, further elaborating on the gaps in contemporary knowledge regarding the canonical signalling pathway’s reactions is essential before there can be further research into </w:t>
      </w:r>
      <w:proofErr w:type="spellStart"/>
      <w:r>
        <w:rPr>
          <w:rFonts w:ascii="Arial" w:hAnsi="Arial" w:cs="Arial"/>
        </w:rPr>
        <w:t>Shh’s</w:t>
      </w:r>
      <w:proofErr w:type="spellEnd"/>
      <w:r>
        <w:rPr>
          <w:rFonts w:ascii="Arial" w:hAnsi="Arial" w:cs="Arial"/>
        </w:rPr>
        <w:t xml:space="preserve"> impact on the brain.</w:t>
      </w:r>
    </w:p>
    <w:p w14:paraId="14760127" w14:textId="4078E153" w:rsidR="00850610" w:rsidRDefault="00850610" w:rsidP="00490B47">
      <w:pPr>
        <w:jc w:val="both"/>
        <w:rPr>
          <w:rFonts w:ascii="Arial" w:hAnsi="Arial" w:cs="Arial"/>
        </w:rPr>
      </w:pPr>
      <w:r>
        <w:rPr>
          <w:rFonts w:ascii="Arial" w:hAnsi="Arial" w:cs="Arial"/>
        </w:rPr>
        <w:t xml:space="preserve">In general, the influence of the canonical pathway on a target neuron is dictated by whether Shh is bound to the 12-transmembrane receptor Patched 1 (Ptch1) on its surface membrane and the intracellular cascade of reactions that follow (Carballo et al., 2018). </w:t>
      </w:r>
      <w:r w:rsidRPr="00D069D0">
        <w:rPr>
          <w:rFonts w:ascii="Arial" w:hAnsi="Arial" w:cs="Arial"/>
        </w:rPr>
        <w:t>In the absence of Shh binding, Ptch1 typically inhibits the activity of the 7-transmembrane receptor Sm</w:t>
      </w:r>
      <w:r>
        <w:rPr>
          <w:rFonts w:ascii="Arial" w:hAnsi="Arial" w:cs="Arial"/>
        </w:rPr>
        <w:t>oothened (</w:t>
      </w:r>
      <w:proofErr w:type="spellStart"/>
      <w:r>
        <w:rPr>
          <w:rFonts w:ascii="Arial" w:hAnsi="Arial" w:cs="Arial"/>
        </w:rPr>
        <w:t>Smo</w:t>
      </w:r>
      <w:proofErr w:type="spellEnd"/>
      <w:r>
        <w:rPr>
          <w:rFonts w:ascii="Arial" w:hAnsi="Arial" w:cs="Arial"/>
        </w:rPr>
        <w:t>) to instigate</w:t>
      </w:r>
      <w:r w:rsidRPr="00D069D0">
        <w:rPr>
          <w:rFonts w:ascii="Arial" w:hAnsi="Arial" w:cs="Arial"/>
        </w:rPr>
        <w:t xml:space="preserve"> reactions that </w:t>
      </w:r>
      <w:del w:id="1" w:author="Richard Fitzpatrick" w:date="2019-04-26T13:30:00Z">
        <w:r w:rsidRPr="00D069D0" w:rsidDel="006407D4">
          <w:rPr>
            <w:rFonts w:ascii="Arial" w:hAnsi="Arial" w:cs="Arial"/>
          </w:rPr>
          <w:delText>convert  the</w:delText>
        </w:r>
      </w:del>
      <w:ins w:id="2" w:author="Richard Fitzpatrick" w:date="2019-04-26T13:30:00Z">
        <w:r w:rsidR="006407D4" w:rsidRPr="00D069D0">
          <w:rPr>
            <w:rFonts w:ascii="Arial" w:hAnsi="Arial" w:cs="Arial"/>
          </w:rPr>
          <w:t>convert the</w:t>
        </w:r>
      </w:ins>
      <w:r w:rsidRPr="00D069D0">
        <w:rPr>
          <w:rFonts w:ascii="Arial" w:hAnsi="Arial" w:cs="Arial"/>
        </w:rPr>
        <w:t xml:space="preserve"> zinc-finger transcription factors Gli2 and Gli3 into transcriptional repressors of Shh target genes (</w:t>
      </w:r>
      <w:r>
        <w:rPr>
          <w:rFonts w:ascii="Arial" w:hAnsi="Arial" w:cs="Arial"/>
        </w:rPr>
        <w:t xml:space="preserve">Figure 2A; Murone et al., 1999; </w:t>
      </w:r>
      <w:proofErr w:type="spellStart"/>
      <w:r>
        <w:rPr>
          <w:rFonts w:ascii="Arial" w:hAnsi="Arial" w:cs="Arial"/>
        </w:rPr>
        <w:t>Humke</w:t>
      </w:r>
      <w:proofErr w:type="spellEnd"/>
      <w:r>
        <w:rPr>
          <w:rFonts w:ascii="Arial" w:hAnsi="Arial" w:cs="Arial"/>
        </w:rPr>
        <w:t xml:space="preserve"> et al., 2010</w:t>
      </w:r>
      <w:r w:rsidRPr="00D069D0">
        <w:rPr>
          <w:rFonts w:ascii="Arial" w:hAnsi="Arial" w:cs="Arial"/>
        </w:rPr>
        <w:t>).</w:t>
      </w:r>
      <w:r>
        <w:rPr>
          <w:rFonts w:ascii="Arial" w:hAnsi="Arial" w:cs="Arial"/>
        </w:rPr>
        <w:t xml:space="preserve"> The binding of Shh, however, induces an alternate set of reactions by relieving Ptch1’s inhibition of </w:t>
      </w:r>
      <w:proofErr w:type="spellStart"/>
      <w:r>
        <w:rPr>
          <w:rFonts w:ascii="Arial" w:hAnsi="Arial" w:cs="Arial"/>
        </w:rPr>
        <w:t>Smo</w:t>
      </w:r>
      <w:proofErr w:type="spellEnd"/>
      <w:r>
        <w:rPr>
          <w:rFonts w:ascii="Arial" w:hAnsi="Arial" w:cs="Arial"/>
        </w:rPr>
        <w:t xml:space="preserve"> </w:t>
      </w:r>
      <w:del w:id="3" w:author="Richard Fitzpatrick" w:date="2019-04-26T13:30:00Z">
        <w:r w:rsidDel="006407D4">
          <w:rPr>
            <w:rFonts w:ascii="Arial" w:hAnsi="Arial" w:cs="Arial"/>
          </w:rPr>
          <w:delText>so as to</w:delText>
        </w:r>
      </w:del>
      <w:ins w:id="4" w:author="Richard Fitzpatrick" w:date="2019-04-26T13:30:00Z">
        <w:r w:rsidR="006407D4">
          <w:rPr>
            <w:rFonts w:ascii="Arial" w:hAnsi="Arial" w:cs="Arial"/>
          </w:rPr>
          <w:t>to</w:t>
        </w:r>
      </w:ins>
      <w:r>
        <w:rPr>
          <w:rFonts w:ascii="Arial" w:hAnsi="Arial" w:cs="Arial"/>
        </w:rPr>
        <w:t xml:space="preserve"> cause Gli2 and Gli3 to express the genes responsible for </w:t>
      </w:r>
      <w:proofErr w:type="spellStart"/>
      <w:r>
        <w:rPr>
          <w:rFonts w:ascii="Arial" w:hAnsi="Arial" w:cs="Arial"/>
        </w:rPr>
        <w:t>Shh’s</w:t>
      </w:r>
      <w:proofErr w:type="spellEnd"/>
      <w:r>
        <w:rPr>
          <w:rFonts w:ascii="Arial" w:hAnsi="Arial" w:cs="Arial"/>
        </w:rPr>
        <w:t xml:space="preserve"> numerous functions (Figure 2B; Wang et al., 2000; Ruiz et al., 2007).</w:t>
      </w:r>
      <w:del w:id="5" w:author="Richard Fitzpatrick" w:date="2019-04-26T13:32:00Z">
        <w:r w:rsidDel="006407D4">
          <w:rPr>
            <w:rFonts w:ascii="Arial" w:hAnsi="Arial" w:cs="Arial"/>
          </w:rPr>
          <w:delText xml:space="preserve"> It is these intracellular reactions leading from Ptch1 to Gli activity that are poorly understood within contemporary literature and thus require further research.</w:delText>
        </w:r>
      </w:del>
    </w:p>
    <w:p w14:paraId="0E16F4B6" w14:textId="77777777" w:rsidR="00850610" w:rsidRDefault="00850610" w:rsidP="00490B47">
      <w:pPr>
        <w:jc w:val="both"/>
        <w:rPr>
          <w:rFonts w:ascii="Arial" w:hAnsi="Arial" w:cs="Arial"/>
        </w:rPr>
      </w:pPr>
      <w:r>
        <w:rPr>
          <w:rFonts w:ascii="Arial" w:hAnsi="Arial" w:cs="Arial"/>
        </w:rPr>
        <w:t xml:space="preserve">When studying these biochemical reactions, special attention needs to be paid to where they take place within the neuron, as their exact intracellular locations are essential to determining this pathway’s activity. Primarily the canonical pathway takes place within two structures: the soma and the primary cilium. The soma facilitates this pathway to ensure the expression of target genes in the nucleus, whereas the primary cilium – a microtubule-based non-motile organelle on the soma – is generally believed to provide a unique environment that coordinates the majority of the pathway’s biochemical components, including Ptch1 and </w:t>
      </w:r>
      <w:proofErr w:type="spellStart"/>
      <w:r>
        <w:rPr>
          <w:rFonts w:ascii="Arial" w:hAnsi="Arial" w:cs="Arial"/>
        </w:rPr>
        <w:t>Smo</w:t>
      </w:r>
      <w:proofErr w:type="spellEnd"/>
      <w:r>
        <w:rPr>
          <w:rFonts w:ascii="Arial" w:hAnsi="Arial" w:cs="Arial"/>
        </w:rPr>
        <w:t xml:space="preserve"> (Rohatgi et al., 2007; Goetz and Anderson, 2010</w:t>
      </w:r>
      <w:r w:rsidRPr="0067401F">
        <w:rPr>
          <w:rFonts w:ascii="Arial" w:hAnsi="Arial" w:cs="Arial"/>
        </w:rPr>
        <w:t>; Venkatesh et al., 2017).</w:t>
      </w:r>
      <w:r>
        <w:rPr>
          <w:rFonts w:ascii="Arial" w:hAnsi="Arial" w:cs="Arial"/>
        </w:rPr>
        <w:t xml:space="preserve"> The primary cilium therefore is particularly influential on this pathway’s activity, which</w:t>
      </w:r>
      <w:r w:rsidRPr="0067401F">
        <w:rPr>
          <w:rFonts w:ascii="Arial" w:hAnsi="Arial" w:cs="Arial"/>
        </w:rPr>
        <w:t xml:space="preserve"> is reinforced by evidence that defects in its formation can eliminate canonical signalling and im</w:t>
      </w:r>
      <w:r>
        <w:rPr>
          <w:rFonts w:ascii="Arial" w:hAnsi="Arial" w:cs="Arial"/>
        </w:rPr>
        <w:t xml:space="preserve">pair </w:t>
      </w:r>
      <w:proofErr w:type="spellStart"/>
      <w:r>
        <w:rPr>
          <w:rFonts w:ascii="Arial" w:hAnsi="Arial" w:cs="Arial"/>
        </w:rPr>
        <w:t>Shh’s</w:t>
      </w:r>
      <w:proofErr w:type="spellEnd"/>
      <w:r>
        <w:rPr>
          <w:rFonts w:ascii="Arial" w:hAnsi="Arial" w:cs="Arial"/>
        </w:rPr>
        <w:t xml:space="preserve"> influence on a tissue</w:t>
      </w:r>
      <w:r w:rsidRPr="0067401F">
        <w:rPr>
          <w:rFonts w:ascii="Arial" w:hAnsi="Arial" w:cs="Arial"/>
        </w:rPr>
        <w:t xml:space="preserve"> (</w:t>
      </w:r>
      <w:r>
        <w:rPr>
          <w:rFonts w:ascii="Arial" w:hAnsi="Arial" w:cs="Arial"/>
        </w:rPr>
        <w:t xml:space="preserve">Figure 3; </w:t>
      </w:r>
      <w:proofErr w:type="spellStart"/>
      <w:r w:rsidRPr="0067401F">
        <w:rPr>
          <w:rFonts w:ascii="Arial" w:hAnsi="Arial" w:cs="Arial"/>
        </w:rPr>
        <w:t>Barakeh</w:t>
      </w:r>
      <w:proofErr w:type="spellEnd"/>
      <w:r w:rsidRPr="0067401F">
        <w:rPr>
          <w:rFonts w:ascii="Arial" w:hAnsi="Arial" w:cs="Arial"/>
        </w:rPr>
        <w:t xml:space="preserve"> et al., 2015).</w:t>
      </w:r>
    </w:p>
    <w:p w14:paraId="21B69ECB" w14:textId="6D417258" w:rsidR="00850610" w:rsidRDefault="00850610" w:rsidP="00490B47">
      <w:pPr>
        <w:jc w:val="both"/>
        <w:rPr>
          <w:rFonts w:ascii="Arial" w:hAnsi="Arial" w:cs="Arial"/>
        </w:rPr>
      </w:pPr>
      <w:r>
        <w:rPr>
          <w:rFonts w:ascii="Arial" w:hAnsi="Arial" w:cs="Arial"/>
        </w:rPr>
        <w:t xml:space="preserve">To gain a complete understanding of the canonical Shh pathway, this can only be achieved if we are able to integrate all associated experimental evidence </w:t>
      </w:r>
      <w:del w:id="6" w:author="Richard Fitzpatrick" w:date="2019-04-26T13:32:00Z">
        <w:r w:rsidDel="006407D4">
          <w:rPr>
            <w:rFonts w:ascii="Arial" w:hAnsi="Arial" w:cs="Arial"/>
          </w:rPr>
          <w:delText xml:space="preserve">at multiple levels of organisation </w:delText>
        </w:r>
      </w:del>
      <w:r>
        <w:rPr>
          <w:rFonts w:ascii="Arial" w:hAnsi="Arial" w:cs="Arial"/>
        </w:rPr>
        <w:t xml:space="preserve">to recreate its underlying biochemical kinetics (Southern et al., 2008; </w:t>
      </w:r>
      <w:proofErr w:type="spellStart"/>
      <w:r>
        <w:rPr>
          <w:rFonts w:ascii="Arial" w:hAnsi="Arial" w:cs="Arial"/>
        </w:rPr>
        <w:t>Cardelli</w:t>
      </w:r>
      <w:proofErr w:type="spellEnd"/>
      <w:r>
        <w:rPr>
          <w:rFonts w:ascii="Arial" w:hAnsi="Arial" w:cs="Arial"/>
        </w:rPr>
        <w:t xml:space="preserve"> et al., 2017). However, as contemporary knowledge of this pathway’s biochemical complexity increases, this can no longer be achieved purely through </w:t>
      </w:r>
      <w:r w:rsidRPr="003E4C11">
        <w:rPr>
          <w:rFonts w:ascii="Arial" w:hAnsi="Arial" w:cs="Arial"/>
          <w:i/>
        </w:rPr>
        <w:t>in vivo</w:t>
      </w:r>
      <w:r>
        <w:rPr>
          <w:rFonts w:ascii="Arial" w:hAnsi="Arial" w:cs="Arial"/>
        </w:rPr>
        <w:t xml:space="preserve"> and </w:t>
      </w:r>
      <w:r w:rsidRPr="003E4C11">
        <w:rPr>
          <w:rFonts w:ascii="Arial" w:hAnsi="Arial" w:cs="Arial"/>
          <w:i/>
        </w:rPr>
        <w:t>in vitro</w:t>
      </w:r>
      <w:r>
        <w:rPr>
          <w:rFonts w:ascii="Arial" w:hAnsi="Arial" w:cs="Arial"/>
        </w:rPr>
        <w:t xml:space="preserve"> experiments.</w:t>
      </w:r>
    </w:p>
    <w:p w14:paraId="75F69FD2" w14:textId="7BBF78B2" w:rsidR="00850610" w:rsidRDefault="00850610" w:rsidP="00490B47">
      <w:pPr>
        <w:jc w:val="both"/>
        <w:rPr>
          <w:rFonts w:ascii="Arial" w:hAnsi="Arial" w:cs="Arial"/>
        </w:rPr>
      </w:pPr>
      <w:r>
        <w:rPr>
          <w:rFonts w:ascii="Arial" w:hAnsi="Arial" w:cs="Arial"/>
        </w:rPr>
        <w:t xml:space="preserve">A possible solution to this problem is computational modelling – an integrative discipline that utilizes computational simulations to replicate non-linear biological systems with </w:t>
      </w:r>
      <w:r w:rsidRPr="006E693B">
        <w:rPr>
          <w:rFonts w:ascii="Arial" w:hAnsi="Arial" w:cs="Arial"/>
        </w:rPr>
        <w:t>contemporary evidence of their biochemical kinetics and associated parameters (</w:t>
      </w:r>
      <w:r>
        <w:rPr>
          <w:rFonts w:ascii="Arial" w:hAnsi="Arial" w:cs="Arial"/>
        </w:rPr>
        <w:t xml:space="preserve">Le </w:t>
      </w:r>
      <w:proofErr w:type="spellStart"/>
      <w:r>
        <w:rPr>
          <w:rFonts w:ascii="Arial" w:hAnsi="Arial" w:cs="Arial"/>
        </w:rPr>
        <w:t>Novère</w:t>
      </w:r>
      <w:proofErr w:type="spellEnd"/>
      <w:r w:rsidRPr="006E693B">
        <w:rPr>
          <w:rFonts w:ascii="Arial" w:hAnsi="Arial" w:cs="Arial"/>
        </w:rPr>
        <w:t xml:space="preserve">, 2015). The primary advantage of this field is that it allows individuals to isolate a biological system </w:t>
      </w:r>
      <w:del w:id="7" w:author="Richard Fitzpatrick" w:date="2019-04-26T13:33:00Z">
        <w:r w:rsidRPr="006E693B" w:rsidDel="006407D4">
          <w:rPr>
            <w:rFonts w:ascii="Arial" w:hAnsi="Arial" w:cs="Arial"/>
          </w:rPr>
          <w:delText>so as to</w:delText>
        </w:r>
      </w:del>
      <w:ins w:id="8" w:author="Richard Fitzpatrick" w:date="2019-04-26T13:33:00Z">
        <w:r w:rsidR="006407D4" w:rsidRPr="006E693B">
          <w:rPr>
            <w:rFonts w:ascii="Arial" w:hAnsi="Arial" w:cs="Arial"/>
          </w:rPr>
          <w:t>to</w:t>
        </w:r>
      </w:ins>
      <w:r w:rsidRPr="006E693B">
        <w:rPr>
          <w:rFonts w:ascii="Arial" w:hAnsi="Arial" w:cs="Arial"/>
        </w:rPr>
        <w:t xml:space="preserve"> perform experiments over temporal and spatial scales that could not be achieved in a wet lab (Kitano, 2002; </w:t>
      </w:r>
      <w:proofErr w:type="spellStart"/>
      <w:r w:rsidRPr="006E693B">
        <w:rPr>
          <w:rFonts w:ascii="Arial" w:hAnsi="Arial" w:cs="Arial"/>
        </w:rPr>
        <w:t>Kotaleski</w:t>
      </w:r>
      <w:proofErr w:type="spellEnd"/>
      <w:r w:rsidRPr="006E693B">
        <w:rPr>
          <w:rFonts w:ascii="Arial" w:hAnsi="Arial" w:cs="Arial"/>
        </w:rPr>
        <w:t xml:space="preserve"> and Blackwell, 2010). Thus, with </w:t>
      </w:r>
      <w:proofErr w:type="gramStart"/>
      <w:r w:rsidRPr="006E693B">
        <w:rPr>
          <w:rFonts w:ascii="Arial" w:hAnsi="Arial" w:cs="Arial"/>
        </w:rPr>
        <w:t>sufficient</w:t>
      </w:r>
      <w:proofErr w:type="gramEnd"/>
      <w:r w:rsidRPr="006E693B">
        <w:rPr>
          <w:rFonts w:ascii="Arial" w:hAnsi="Arial" w:cs="Arial"/>
        </w:rPr>
        <w:t xml:space="preserve"> experimental data, </w:t>
      </w:r>
      <w:r w:rsidRPr="006E693B">
        <w:rPr>
          <w:rFonts w:ascii="Arial" w:hAnsi="Arial" w:cs="Arial"/>
        </w:rPr>
        <w:lastRenderedPageBreak/>
        <w:t>computational modelling is an effective tool for investigating the dynamic complexity of any</w:t>
      </w:r>
      <w:r>
        <w:rPr>
          <w:rFonts w:ascii="Arial" w:hAnsi="Arial" w:cs="Arial"/>
        </w:rPr>
        <w:t xml:space="preserve"> biological system (Southern, 2008</w:t>
      </w:r>
      <w:r w:rsidRPr="006E693B">
        <w:rPr>
          <w:rFonts w:ascii="Arial" w:hAnsi="Arial" w:cs="Arial"/>
        </w:rPr>
        <w:t>).</w:t>
      </w:r>
    </w:p>
    <w:p w14:paraId="115E1F79" w14:textId="70EB1668" w:rsidR="00850610" w:rsidRDefault="00850610" w:rsidP="00490B47">
      <w:pPr>
        <w:jc w:val="both"/>
        <w:rPr>
          <w:rFonts w:ascii="Arial" w:hAnsi="Arial" w:cs="Arial"/>
        </w:rPr>
      </w:pPr>
      <w:r>
        <w:rPr>
          <w:rFonts w:ascii="Arial" w:hAnsi="Arial" w:cs="Arial"/>
        </w:rPr>
        <w:t xml:space="preserve">Based on this idea, it is essential for there to be a computational model that replicates the canonical Shh pathway </w:t>
      </w:r>
      <w:del w:id="9" w:author="Richard Fitzpatrick" w:date="2019-04-26T13:33:00Z">
        <w:r w:rsidDel="006407D4">
          <w:rPr>
            <w:rFonts w:ascii="Arial" w:hAnsi="Arial" w:cs="Arial"/>
          </w:rPr>
          <w:delText>so as to</w:delText>
        </w:r>
      </w:del>
      <w:ins w:id="10" w:author="Richard Fitzpatrick" w:date="2019-04-26T13:33:00Z">
        <w:r w:rsidR="006407D4">
          <w:rPr>
            <w:rFonts w:ascii="Arial" w:hAnsi="Arial" w:cs="Arial"/>
          </w:rPr>
          <w:t>to</w:t>
        </w:r>
      </w:ins>
      <w:r>
        <w:rPr>
          <w:rFonts w:ascii="Arial" w:hAnsi="Arial" w:cs="Arial"/>
        </w:rPr>
        <w:t xml:space="preserve"> elaborate on its activity in neurons of the adult vertebrate brain. </w:t>
      </w:r>
      <w:proofErr w:type="gramStart"/>
      <w:r>
        <w:rPr>
          <w:rFonts w:ascii="Arial" w:hAnsi="Arial" w:cs="Arial"/>
        </w:rPr>
        <w:t>As of yet</w:t>
      </w:r>
      <w:proofErr w:type="gramEnd"/>
      <w:r>
        <w:rPr>
          <w:rFonts w:ascii="Arial" w:hAnsi="Arial" w:cs="Arial"/>
        </w:rPr>
        <w:t>, only one model has been proposed by Sivakumar et al. (2011) that replicates this pathway’s biochemical reactions, although it focusses predominantly on its activity in relation to other signalling pathway</w:t>
      </w:r>
      <w:ins w:id="11" w:author="Richard Fitzpatrick" w:date="2019-04-26T13:33:00Z">
        <w:r w:rsidR="006407D4">
          <w:rPr>
            <w:rFonts w:ascii="Arial" w:hAnsi="Arial" w:cs="Arial"/>
          </w:rPr>
          <w:t>s</w:t>
        </w:r>
      </w:ins>
      <w:r>
        <w:rPr>
          <w:rFonts w:ascii="Arial" w:hAnsi="Arial" w:cs="Arial"/>
        </w:rPr>
        <w:t xml:space="preserve"> within the developing nervous system. Therefore, it was the focus of this project to solve this problem by creating a model that accurately replicates the canonical Shh pathway in the adult brain in isolation using more contemporary experimental evidence. This involved creating a model that replicated the canonical pathway’s biochemical reactions in rat hippocampal neurons and then analysing its parameters to determine its accuracy and robustness </w:t>
      </w:r>
      <w:r w:rsidRPr="00A34C79">
        <w:rPr>
          <w:rFonts w:ascii="Arial" w:hAnsi="Arial" w:cs="Arial"/>
        </w:rPr>
        <w:t xml:space="preserve">compared with experimental evidence. This was done </w:t>
      </w:r>
      <w:r>
        <w:rPr>
          <w:rFonts w:ascii="Arial" w:hAnsi="Arial" w:cs="Arial"/>
        </w:rPr>
        <w:t xml:space="preserve">with the aim </w:t>
      </w:r>
      <w:r w:rsidRPr="00A34C79">
        <w:rPr>
          <w:rFonts w:ascii="Arial" w:hAnsi="Arial" w:cs="Arial"/>
        </w:rPr>
        <w:t xml:space="preserve">of providing a valid model that can be used in further research surrounding </w:t>
      </w:r>
      <w:proofErr w:type="spellStart"/>
      <w:r w:rsidRPr="00A34C79">
        <w:rPr>
          <w:rFonts w:ascii="Arial" w:hAnsi="Arial" w:cs="Arial"/>
        </w:rPr>
        <w:t>Shh’s</w:t>
      </w:r>
      <w:proofErr w:type="spellEnd"/>
      <w:r w:rsidRPr="00A34C79">
        <w:rPr>
          <w:rFonts w:ascii="Arial" w:hAnsi="Arial" w:cs="Arial"/>
        </w:rPr>
        <w:t xml:space="preserve"> function in the vertebrate brain.</w:t>
      </w:r>
    </w:p>
    <w:p w14:paraId="62EA12E3" w14:textId="77777777" w:rsidR="00850610" w:rsidRDefault="00850610" w:rsidP="00490B47">
      <w:pPr>
        <w:jc w:val="both"/>
        <w:rPr>
          <w:rFonts w:ascii="Arial" w:hAnsi="Arial" w:cs="Arial"/>
          <w:b/>
        </w:rPr>
      </w:pPr>
    </w:p>
    <w:p w14:paraId="48E37591" w14:textId="77777777" w:rsidR="00850610" w:rsidRDefault="00850610" w:rsidP="00850610">
      <w:pPr>
        <w:rPr>
          <w:rFonts w:ascii="Arial" w:hAnsi="Arial" w:cs="Arial"/>
          <w:b/>
        </w:rPr>
      </w:pPr>
    </w:p>
    <w:p w14:paraId="5922131E" w14:textId="77777777" w:rsidR="00850610" w:rsidRDefault="00850610" w:rsidP="00850610">
      <w:pPr>
        <w:rPr>
          <w:rFonts w:ascii="Arial" w:hAnsi="Arial" w:cs="Arial"/>
          <w:b/>
        </w:rPr>
      </w:pPr>
    </w:p>
    <w:p w14:paraId="0B443EC4" w14:textId="77777777" w:rsidR="00850610" w:rsidRDefault="00850610" w:rsidP="00850610">
      <w:pPr>
        <w:rPr>
          <w:rFonts w:ascii="Arial" w:hAnsi="Arial" w:cs="Arial"/>
          <w:b/>
        </w:rPr>
      </w:pPr>
    </w:p>
    <w:p w14:paraId="5428A903" w14:textId="77777777" w:rsidR="00850610" w:rsidRDefault="00850610" w:rsidP="00850610">
      <w:pPr>
        <w:rPr>
          <w:rFonts w:ascii="Arial" w:hAnsi="Arial" w:cs="Arial"/>
          <w:b/>
        </w:rPr>
      </w:pPr>
    </w:p>
    <w:p w14:paraId="36E8C0B1" w14:textId="77777777" w:rsidR="00850610" w:rsidRDefault="00850610" w:rsidP="00850610">
      <w:pPr>
        <w:rPr>
          <w:rFonts w:ascii="Arial" w:hAnsi="Arial" w:cs="Arial"/>
          <w:b/>
        </w:rPr>
      </w:pPr>
    </w:p>
    <w:p w14:paraId="1A350FA9" w14:textId="77777777" w:rsidR="00850610" w:rsidRDefault="00850610" w:rsidP="00850610">
      <w:pPr>
        <w:rPr>
          <w:rFonts w:ascii="Arial" w:hAnsi="Arial" w:cs="Arial"/>
          <w:b/>
        </w:rPr>
      </w:pPr>
    </w:p>
    <w:p w14:paraId="00A67335" w14:textId="77777777" w:rsidR="00850610" w:rsidRDefault="00850610" w:rsidP="00850610">
      <w:pPr>
        <w:rPr>
          <w:rFonts w:ascii="Arial" w:hAnsi="Arial" w:cs="Arial"/>
          <w:b/>
        </w:rPr>
      </w:pPr>
    </w:p>
    <w:p w14:paraId="0C9E5D32" w14:textId="77777777" w:rsidR="00850610" w:rsidRDefault="00850610" w:rsidP="00850610">
      <w:pPr>
        <w:rPr>
          <w:rFonts w:ascii="Arial" w:hAnsi="Arial" w:cs="Arial"/>
          <w:b/>
        </w:rPr>
      </w:pPr>
    </w:p>
    <w:p w14:paraId="326A0FB2" w14:textId="77777777" w:rsidR="00850610" w:rsidRDefault="00850610" w:rsidP="00850610">
      <w:pPr>
        <w:rPr>
          <w:rFonts w:ascii="Arial" w:hAnsi="Arial" w:cs="Arial"/>
          <w:b/>
        </w:rPr>
      </w:pPr>
    </w:p>
    <w:p w14:paraId="29E8FE6A" w14:textId="77777777" w:rsidR="00850610" w:rsidRDefault="00850610" w:rsidP="00850610">
      <w:pPr>
        <w:rPr>
          <w:rFonts w:ascii="Arial" w:hAnsi="Arial" w:cs="Arial"/>
          <w:b/>
        </w:rPr>
      </w:pPr>
    </w:p>
    <w:p w14:paraId="6A74E310" w14:textId="77777777" w:rsidR="00850610" w:rsidRDefault="00850610" w:rsidP="00850610">
      <w:pPr>
        <w:rPr>
          <w:rFonts w:ascii="Arial" w:hAnsi="Arial" w:cs="Arial"/>
          <w:b/>
        </w:rPr>
      </w:pPr>
    </w:p>
    <w:p w14:paraId="2137C800" w14:textId="77777777" w:rsidR="00850610" w:rsidRDefault="00850610" w:rsidP="00850610">
      <w:pPr>
        <w:rPr>
          <w:rFonts w:ascii="Arial" w:hAnsi="Arial" w:cs="Arial"/>
          <w:b/>
        </w:rPr>
      </w:pPr>
    </w:p>
    <w:p w14:paraId="7400686F" w14:textId="77777777" w:rsidR="00850610" w:rsidRDefault="00850610" w:rsidP="00850610">
      <w:pPr>
        <w:rPr>
          <w:rFonts w:ascii="Arial" w:hAnsi="Arial" w:cs="Arial"/>
          <w:b/>
        </w:rPr>
      </w:pPr>
    </w:p>
    <w:p w14:paraId="4EB3729E" w14:textId="77777777" w:rsidR="00850610" w:rsidRDefault="00850610" w:rsidP="00850610">
      <w:pPr>
        <w:rPr>
          <w:rFonts w:ascii="Arial" w:hAnsi="Arial" w:cs="Arial"/>
          <w:b/>
        </w:rPr>
      </w:pPr>
    </w:p>
    <w:p w14:paraId="554100D2" w14:textId="77777777" w:rsidR="00850610" w:rsidRDefault="00850610" w:rsidP="00850610">
      <w:pPr>
        <w:rPr>
          <w:rFonts w:ascii="Arial" w:hAnsi="Arial" w:cs="Arial"/>
          <w:b/>
        </w:rPr>
      </w:pPr>
    </w:p>
    <w:p w14:paraId="39C967EF" w14:textId="77777777" w:rsidR="00850610" w:rsidRDefault="00850610" w:rsidP="00850610">
      <w:pPr>
        <w:rPr>
          <w:rFonts w:ascii="Arial" w:hAnsi="Arial" w:cs="Arial"/>
          <w:b/>
        </w:rPr>
      </w:pPr>
    </w:p>
    <w:p w14:paraId="7EA50806" w14:textId="77777777" w:rsidR="00850610" w:rsidRDefault="00850610" w:rsidP="00850610">
      <w:pPr>
        <w:rPr>
          <w:rFonts w:ascii="Arial" w:hAnsi="Arial" w:cs="Arial"/>
          <w:b/>
        </w:rPr>
      </w:pPr>
    </w:p>
    <w:p w14:paraId="1C31C3F8" w14:textId="77777777" w:rsidR="00850610" w:rsidRDefault="00850610" w:rsidP="00850610">
      <w:pPr>
        <w:rPr>
          <w:rFonts w:ascii="Arial" w:hAnsi="Arial" w:cs="Arial"/>
          <w:b/>
        </w:rPr>
      </w:pPr>
    </w:p>
    <w:p w14:paraId="3C37C940" w14:textId="77777777" w:rsidR="00850610" w:rsidRDefault="00850610" w:rsidP="00850610">
      <w:pPr>
        <w:rPr>
          <w:rFonts w:ascii="Arial" w:hAnsi="Arial" w:cs="Arial"/>
          <w:b/>
        </w:rPr>
      </w:pPr>
    </w:p>
    <w:p w14:paraId="43307304" w14:textId="77777777" w:rsidR="00850610" w:rsidRDefault="00850610" w:rsidP="00850610">
      <w:pPr>
        <w:rPr>
          <w:rFonts w:ascii="Arial" w:hAnsi="Arial" w:cs="Arial"/>
          <w:b/>
        </w:rPr>
      </w:pPr>
    </w:p>
    <w:p w14:paraId="34B94755" w14:textId="77777777" w:rsidR="00850610" w:rsidRDefault="00850610" w:rsidP="00850610">
      <w:pPr>
        <w:rPr>
          <w:rFonts w:ascii="Arial" w:hAnsi="Arial" w:cs="Arial"/>
          <w:b/>
        </w:rPr>
      </w:pPr>
      <w:commentRangeStart w:id="12"/>
      <w:r>
        <w:rPr>
          <w:rFonts w:ascii="Arial" w:hAnsi="Arial" w:cs="Arial"/>
          <w:b/>
          <w:noProof/>
          <w:lang w:eastAsia="en-GB"/>
        </w:rPr>
        <w:lastRenderedPageBreak/>
        <w:drawing>
          <wp:anchor distT="0" distB="0" distL="114300" distR="114300" simplePos="0" relativeHeight="251663360" behindDoc="0" locked="0" layoutInCell="1" allowOverlap="1" wp14:anchorId="6B9531F6" wp14:editId="55AAA9AB">
            <wp:simplePos x="0" y="0"/>
            <wp:positionH relativeFrom="column">
              <wp:posOffset>586105</wp:posOffset>
            </wp:positionH>
            <wp:positionV relativeFrom="paragraph">
              <wp:posOffset>4642027</wp:posOffset>
            </wp:positionV>
            <wp:extent cx="4639310" cy="3103245"/>
            <wp:effectExtent l="0" t="0" r="0" b="190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3161" r="-2592"/>
                    <a:stretch/>
                  </pic:blipFill>
                  <pic:spPr bwMode="auto">
                    <a:xfrm>
                      <a:off x="0" y="0"/>
                      <a:ext cx="4639310" cy="31032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commentRangeEnd w:id="12"/>
      <w:r w:rsidR="006407D4">
        <w:rPr>
          <w:rStyle w:val="CommentReference"/>
        </w:rPr>
        <w:commentReference w:id="12"/>
      </w:r>
      <w:r w:rsidRPr="00205B68">
        <w:rPr>
          <w:rFonts w:ascii="Arial" w:hAnsi="Arial" w:cs="Arial"/>
          <w:noProof/>
          <w:lang w:eastAsia="en-GB"/>
        </w:rPr>
        <mc:AlternateContent>
          <mc:Choice Requires="wps">
            <w:drawing>
              <wp:anchor distT="45720" distB="45720" distL="114300" distR="114300" simplePos="0" relativeHeight="251661312" behindDoc="0" locked="0" layoutInCell="1" allowOverlap="1" wp14:anchorId="0F3BF657" wp14:editId="176C0ECE">
                <wp:simplePos x="0" y="0"/>
                <wp:positionH relativeFrom="column">
                  <wp:posOffset>0</wp:posOffset>
                </wp:positionH>
                <wp:positionV relativeFrom="paragraph">
                  <wp:posOffset>2598155</wp:posOffset>
                </wp:positionV>
                <wp:extent cx="5676900" cy="1991995"/>
                <wp:effectExtent l="0" t="0" r="0" b="8255"/>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76900" cy="1991995"/>
                        </a:xfrm>
                        <a:prstGeom prst="rect">
                          <a:avLst/>
                        </a:prstGeom>
                        <a:solidFill>
                          <a:srgbClr val="FFFFFF"/>
                        </a:solidFill>
                        <a:ln w="9525">
                          <a:noFill/>
                          <a:miter lim="800000"/>
                          <a:headEnd/>
                          <a:tailEnd/>
                        </a:ln>
                      </wps:spPr>
                      <wps:txbx>
                        <w:txbxContent>
                          <w:p w14:paraId="378426F2" w14:textId="77777777" w:rsidR="00490B47" w:rsidRPr="007450AE" w:rsidRDefault="00490B47">
                            <w:pPr>
                              <w:jc w:val="both"/>
                              <w:rPr>
                                <w:rFonts w:ascii="Arial" w:hAnsi="Arial" w:cs="Arial"/>
                                <w:b/>
                                <w:sz w:val="20"/>
                                <w:rPrChange w:id="13" w:author="Richard Fitzpatrick" w:date="2019-04-26T13:19:00Z">
                                  <w:rPr>
                                    <w:rFonts w:ascii="Arial" w:hAnsi="Arial" w:cs="Arial"/>
                                    <w:b/>
                                  </w:rPr>
                                </w:rPrChange>
                              </w:rPr>
                              <w:pPrChange w:id="14" w:author="Richard Fitzpatrick" w:date="2019-04-26T13:19:00Z">
                                <w:pPr/>
                              </w:pPrChange>
                            </w:pPr>
                            <w:r w:rsidRPr="007450AE">
                              <w:rPr>
                                <w:rFonts w:ascii="Arial" w:hAnsi="Arial" w:cs="Arial"/>
                                <w:b/>
                                <w:sz w:val="20"/>
                                <w:rPrChange w:id="15" w:author="Richard Fitzpatrick" w:date="2019-04-26T13:19:00Z">
                                  <w:rPr>
                                    <w:rFonts w:ascii="Arial" w:hAnsi="Arial" w:cs="Arial"/>
                                    <w:b/>
                                  </w:rPr>
                                </w:rPrChange>
                              </w:rPr>
                              <w:t xml:space="preserve">Figure 1: The locations of Shh activity in the adult rat brain (modified from </w:t>
                            </w:r>
                            <w:proofErr w:type="spellStart"/>
                            <w:r w:rsidRPr="007450AE">
                              <w:rPr>
                                <w:rFonts w:ascii="Arial" w:hAnsi="Arial" w:cs="Arial"/>
                                <w:b/>
                                <w:sz w:val="20"/>
                                <w:rPrChange w:id="16" w:author="Richard Fitzpatrick" w:date="2019-04-26T13:19:00Z">
                                  <w:rPr>
                                    <w:rFonts w:ascii="Arial" w:hAnsi="Arial" w:cs="Arial"/>
                                    <w:b/>
                                  </w:rPr>
                                </w:rPrChange>
                              </w:rPr>
                              <w:t>Traiffort</w:t>
                            </w:r>
                            <w:proofErr w:type="spellEnd"/>
                            <w:r w:rsidRPr="007450AE">
                              <w:rPr>
                                <w:rFonts w:ascii="Arial" w:hAnsi="Arial" w:cs="Arial"/>
                                <w:b/>
                                <w:sz w:val="20"/>
                                <w:rPrChange w:id="17" w:author="Richard Fitzpatrick" w:date="2019-04-26T13:19:00Z">
                                  <w:rPr>
                                    <w:rFonts w:ascii="Arial" w:hAnsi="Arial" w:cs="Arial"/>
                                    <w:b/>
                                  </w:rPr>
                                </w:rPrChange>
                              </w:rPr>
                              <w:t xml:space="preserve"> et al. (2010).</w:t>
                            </w:r>
                          </w:p>
                          <w:p w14:paraId="63D6F617" w14:textId="2A023EE6" w:rsidR="00490B47" w:rsidRPr="007450AE" w:rsidRDefault="00490B47">
                            <w:pPr>
                              <w:jc w:val="both"/>
                              <w:rPr>
                                <w:rFonts w:ascii="Arial" w:hAnsi="Arial" w:cs="Arial"/>
                                <w:sz w:val="20"/>
                                <w:rPrChange w:id="18" w:author="Richard Fitzpatrick" w:date="2019-04-26T13:19:00Z">
                                  <w:rPr>
                                    <w:rFonts w:ascii="Arial" w:hAnsi="Arial" w:cs="Arial"/>
                                  </w:rPr>
                                </w:rPrChange>
                              </w:rPr>
                              <w:pPrChange w:id="19" w:author="Richard Fitzpatrick" w:date="2019-04-26T13:19:00Z">
                                <w:pPr/>
                              </w:pPrChange>
                            </w:pPr>
                            <w:r w:rsidRPr="007450AE">
                              <w:rPr>
                                <w:rFonts w:ascii="Arial" w:hAnsi="Arial" w:cs="Arial"/>
                                <w:sz w:val="20"/>
                                <w:rPrChange w:id="20" w:author="Richard Fitzpatrick" w:date="2019-04-26T13:19:00Z">
                                  <w:rPr>
                                    <w:rFonts w:ascii="Arial" w:hAnsi="Arial" w:cs="Arial"/>
                                  </w:rPr>
                                </w:rPrChange>
                              </w:rPr>
                              <w:t xml:space="preserve">Each green dot represents the locations of Shh-expressing neurons, whilst each red dot represents the neurons through which </w:t>
                            </w:r>
                            <w:del w:id="21" w:author="Richard Fitzpatrick" w:date="2019-04-26T13:34:00Z">
                              <w:r w:rsidRPr="007450AE" w:rsidDel="006407D4">
                                <w:rPr>
                                  <w:rFonts w:ascii="Arial" w:hAnsi="Arial" w:cs="Arial"/>
                                  <w:sz w:val="20"/>
                                  <w:rPrChange w:id="22" w:author="Richard Fitzpatrick" w:date="2019-04-26T13:19:00Z">
                                    <w:rPr>
                                      <w:rFonts w:ascii="Arial" w:hAnsi="Arial" w:cs="Arial"/>
                                    </w:rPr>
                                  </w:rPrChange>
                                </w:rPr>
                                <w:delText xml:space="preserve">it </w:delText>
                              </w:r>
                            </w:del>
                            <w:ins w:id="23" w:author="Richard Fitzpatrick" w:date="2019-04-26T13:34:00Z">
                              <w:r>
                                <w:rPr>
                                  <w:rFonts w:ascii="Arial" w:hAnsi="Arial" w:cs="Arial"/>
                                  <w:sz w:val="20"/>
                                </w:rPr>
                                <w:t>Shh</w:t>
                              </w:r>
                              <w:r w:rsidRPr="007450AE">
                                <w:rPr>
                                  <w:rFonts w:ascii="Arial" w:hAnsi="Arial" w:cs="Arial"/>
                                  <w:sz w:val="20"/>
                                  <w:rPrChange w:id="24" w:author="Richard Fitzpatrick" w:date="2019-04-26T13:19:00Z">
                                    <w:rPr>
                                      <w:rFonts w:ascii="Arial" w:hAnsi="Arial" w:cs="Arial"/>
                                    </w:rPr>
                                  </w:rPrChange>
                                </w:rPr>
                                <w:t xml:space="preserve"> </w:t>
                              </w:r>
                            </w:ins>
                            <w:r w:rsidRPr="007450AE">
                              <w:rPr>
                                <w:rFonts w:ascii="Arial" w:hAnsi="Arial" w:cs="Arial"/>
                                <w:sz w:val="20"/>
                                <w:rPrChange w:id="25" w:author="Richard Fitzpatrick" w:date="2019-04-26T13:19:00Z">
                                  <w:rPr>
                                    <w:rFonts w:ascii="Arial" w:hAnsi="Arial" w:cs="Arial"/>
                                  </w:rPr>
                                </w:rPrChange>
                              </w:rPr>
                              <w:t>exerts its influence (</w:t>
                            </w:r>
                            <w:proofErr w:type="spellStart"/>
                            <w:r w:rsidRPr="007450AE">
                              <w:rPr>
                                <w:rFonts w:ascii="Arial" w:hAnsi="Arial" w:cs="Arial"/>
                                <w:sz w:val="20"/>
                                <w:rPrChange w:id="26" w:author="Richard Fitzpatrick" w:date="2019-04-26T13:19:00Z">
                                  <w:rPr>
                                    <w:rFonts w:ascii="Arial" w:hAnsi="Arial" w:cs="Arial"/>
                                  </w:rPr>
                                </w:rPrChange>
                              </w:rPr>
                              <w:t>Traiffort</w:t>
                            </w:r>
                            <w:proofErr w:type="spellEnd"/>
                            <w:r w:rsidRPr="007450AE">
                              <w:rPr>
                                <w:rFonts w:ascii="Arial" w:hAnsi="Arial" w:cs="Arial"/>
                                <w:sz w:val="20"/>
                                <w:rPrChange w:id="27" w:author="Richard Fitzpatrick" w:date="2019-04-26T13:19:00Z">
                                  <w:rPr>
                                    <w:rFonts w:ascii="Arial" w:hAnsi="Arial" w:cs="Arial"/>
                                  </w:rPr>
                                </w:rPrChange>
                              </w:rPr>
                              <w:t xml:space="preserve"> et al., 1999; Coulombe et al., 2004). </w:t>
                            </w:r>
                          </w:p>
                          <w:p w14:paraId="48ABCAF0" w14:textId="77777777" w:rsidR="00490B47" w:rsidRPr="007450AE" w:rsidRDefault="00490B47">
                            <w:pPr>
                              <w:jc w:val="both"/>
                              <w:rPr>
                                <w:rFonts w:ascii="Arial" w:hAnsi="Arial" w:cs="Arial"/>
                                <w:sz w:val="20"/>
                                <w:rPrChange w:id="28" w:author="Richard Fitzpatrick" w:date="2019-04-26T13:19:00Z">
                                  <w:rPr>
                                    <w:rFonts w:ascii="Arial" w:hAnsi="Arial" w:cs="Arial"/>
                                  </w:rPr>
                                </w:rPrChange>
                              </w:rPr>
                              <w:pPrChange w:id="29" w:author="Richard Fitzpatrick" w:date="2019-04-26T13:19:00Z">
                                <w:pPr/>
                              </w:pPrChange>
                            </w:pPr>
                            <w:r w:rsidRPr="007450AE">
                              <w:rPr>
                                <w:rFonts w:ascii="Arial" w:hAnsi="Arial" w:cs="Arial"/>
                                <w:sz w:val="20"/>
                                <w:rPrChange w:id="30" w:author="Richard Fitzpatrick" w:date="2019-04-26T13:19:00Z">
                                  <w:rPr>
                                    <w:rFonts w:ascii="Arial" w:hAnsi="Arial" w:cs="Arial"/>
                                  </w:rPr>
                                </w:rPrChange>
                              </w:rPr>
                              <w:t xml:space="preserve">Key: AA, anterior amygdaloid area; B, basal nucleus of Meynert; </w:t>
                            </w:r>
                            <w:proofErr w:type="spellStart"/>
                            <w:r w:rsidRPr="007450AE">
                              <w:rPr>
                                <w:rFonts w:ascii="Arial" w:hAnsi="Arial" w:cs="Arial"/>
                                <w:sz w:val="20"/>
                                <w:rPrChange w:id="31" w:author="Richard Fitzpatrick" w:date="2019-04-26T13:19:00Z">
                                  <w:rPr>
                                    <w:rFonts w:ascii="Arial" w:hAnsi="Arial" w:cs="Arial"/>
                                  </w:rPr>
                                </w:rPrChange>
                              </w:rPr>
                              <w:t>CPu</w:t>
                            </w:r>
                            <w:proofErr w:type="spellEnd"/>
                            <w:r w:rsidRPr="007450AE">
                              <w:rPr>
                                <w:rFonts w:ascii="Arial" w:hAnsi="Arial" w:cs="Arial"/>
                                <w:sz w:val="20"/>
                                <w:rPrChange w:id="32" w:author="Richard Fitzpatrick" w:date="2019-04-26T13:19:00Z">
                                  <w:rPr>
                                    <w:rFonts w:ascii="Arial" w:hAnsi="Arial" w:cs="Arial"/>
                                  </w:rPr>
                                </w:rPrChange>
                              </w:rPr>
                              <w:t xml:space="preserve">, caudate putamen; </w:t>
                            </w:r>
                            <w:proofErr w:type="spellStart"/>
                            <w:r w:rsidRPr="007450AE">
                              <w:rPr>
                                <w:rFonts w:ascii="Arial" w:hAnsi="Arial" w:cs="Arial"/>
                                <w:sz w:val="20"/>
                                <w:rPrChange w:id="33" w:author="Richard Fitzpatrick" w:date="2019-04-26T13:19:00Z">
                                  <w:rPr>
                                    <w:rFonts w:ascii="Arial" w:hAnsi="Arial" w:cs="Arial"/>
                                  </w:rPr>
                                </w:rPrChange>
                              </w:rPr>
                              <w:t>Cx</w:t>
                            </w:r>
                            <w:proofErr w:type="spellEnd"/>
                            <w:r w:rsidRPr="007450AE">
                              <w:rPr>
                                <w:rFonts w:ascii="Arial" w:hAnsi="Arial" w:cs="Arial"/>
                                <w:sz w:val="20"/>
                                <w:rPrChange w:id="34" w:author="Richard Fitzpatrick" w:date="2019-04-26T13:19:00Z">
                                  <w:rPr>
                                    <w:rFonts w:ascii="Arial" w:hAnsi="Arial" w:cs="Arial"/>
                                  </w:rPr>
                                </w:rPrChange>
                              </w:rPr>
                              <w:t>, cerebral cortex; D3V, dorsal third ventricle; fi, fimbria; GP, globus pallidus; H, hypothalamus; IG, indusium griseum; Rt, reticular thalamic nucleus; SFO, subfornical organ; SI, substantia innominata; SO, supraoptic nucleus.</w:t>
                            </w:r>
                          </w:p>
                          <w:p w14:paraId="01953953" w14:textId="77777777" w:rsidR="00490B47" w:rsidRDefault="00490B47" w:rsidP="00850610">
                            <w:pPr>
                              <w:rPr>
                                <w:rFonts w:ascii="Arial" w:hAnsi="Arial" w:cs="Arial"/>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F3BF657" id="_x0000_t202" coordsize="21600,21600" o:spt="202" path="m,l,21600r21600,l21600,xe">
                <v:stroke joinstyle="miter"/>
                <v:path gradientshapeok="t" o:connecttype="rect"/>
              </v:shapetype>
              <v:shape id="Text Box 2" o:spid="_x0000_s1026" type="#_x0000_t202" style="position:absolute;margin-left:0;margin-top:204.6pt;width:447pt;height:156.8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" stroked="f">
                <v:textbox>
                  <w:txbxContent>
                    <w:p w14:paraId="378426F2" w14:textId="77777777" w:rsidR="00490B47" w:rsidRPr="007450AE" w:rsidRDefault="00490B47">
                      <w:pPr>
                        <w:jc w:val="both"/>
                        <w:rPr>
                          <w:rFonts w:ascii="Arial" w:hAnsi="Arial" w:cs="Arial"/>
                          <w:b/>
                          <w:sz w:val="20"/>
                          <w:rPrChange w:id="35" w:author="Richard Fitzpatrick" w:date="2019-04-26T13:19:00Z">
                            <w:rPr>
                              <w:rFonts w:ascii="Arial" w:hAnsi="Arial" w:cs="Arial"/>
                              <w:b/>
                            </w:rPr>
                          </w:rPrChange>
                        </w:rPr>
                        <w:pPrChange w:id="36" w:author="Richard Fitzpatrick" w:date="2019-04-26T13:19:00Z">
                          <w:pPr/>
                        </w:pPrChange>
                      </w:pPr>
                      <w:r w:rsidRPr="007450AE">
                        <w:rPr>
                          <w:rFonts w:ascii="Arial" w:hAnsi="Arial" w:cs="Arial"/>
                          <w:b/>
                          <w:sz w:val="20"/>
                          <w:rPrChange w:id="37" w:author="Richard Fitzpatrick" w:date="2019-04-26T13:19:00Z">
                            <w:rPr>
                              <w:rFonts w:ascii="Arial" w:hAnsi="Arial" w:cs="Arial"/>
                              <w:b/>
                            </w:rPr>
                          </w:rPrChange>
                        </w:rPr>
                        <w:t xml:space="preserve">Figure 1: The locations of Shh activity in the adult rat brain (modified from </w:t>
                      </w:r>
                      <w:proofErr w:type="spellStart"/>
                      <w:r w:rsidRPr="007450AE">
                        <w:rPr>
                          <w:rFonts w:ascii="Arial" w:hAnsi="Arial" w:cs="Arial"/>
                          <w:b/>
                          <w:sz w:val="20"/>
                          <w:rPrChange w:id="38" w:author="Richard Fitzpatrick" w:date="2019-04-26T13:19:00Z">
                            <w:rPr>
                              <w:rFonts w:ascii="Arial" w:hAnsi="Arial" w:cs="Arial"/>
                              <w:b/>
                            </w:rPr>
                          </w:rPrChange>
                        </w:rPr>
                        <w:t>Traiffort</w:t>
                      </w:r>
                      <w:proofErr w:type="spellEnd"/>
                      <w:r w:rsidRPr="007450AE">
                        <w:rPr>
                          <w:rFonts w:ascii="Arial" w:hAnsi="Arial" w:cs="Arial"/>
                          <w:b/>
                          <w:sz w:val="20"/>
                          <w:rPrChange w:id="39" w:author="Richard Fitzpatrick" w:date="2019-04-26T13:19:00Z">
                            <w:rPr>
                              <w:rFonts w:ascii="Arial" w:hAnsi="Arial" w:cs="Arial"/>
                              <w:b/>
                            </w:rPr>
                          </w:rPrChange>
                        </w:rPr>
                        <w:t xml:space="preserve"> et al. (2010).</w:t>
                      </w:r>
                    </w:p>
                    <w:p w14:paraId="63D6F617" w14:textId="2A023EE6" w:rsidR="00490B47" w:rsidRPr="007450AE" w:rsidRDefault="00490B47">
                      <w:pPr>
                        <w:jc w:val="both"/>
                        <w:rPr>
                          <w:rFonts w:ascii="Arial" w:hAnsi="Arial" w:cs="Arial"/>
                          <w:sz w:val="20"/>
                          <w:rPrChange w:id="40" w:author="Richard Fitzpatrick" w:date="2019-04-26T13:19:00Z">
                            <w:rPr>
                              <w:rFonts w:ascii="Arial" w:hAnsi="Arial" w:cs="Arial"/>
                            </w:rPr>
                          </w:rPrChange>
                        </w:rPr>
                        <w:pPrChange w:id="41" w:author="Richard Fitzpatrick" w:date="2019-04-26T13:19:00Z">
                          <w:pPr/>
                        </w:pPrChange>
                      </w:pPr>
                      <w:r w:rsidRPr="007450AE">
                        <w:rPr>
                          <w:rFonts w:ascii="Arial" w:hAnsi="Arial" w:cs="Arial"/>
                          <w:sz w:val="20"/>
                          <w:rPrChange w:id="42" w:author="Richard Fitzpatrick" w:date="2019-04-26T13:19:00Z">
                            <w:rPr>
                              <w:rFonts w:ascii="Arial" w:hAnsi="Arial" w:cs="Arial"/>
                            </w:rPr>
                          </w:rPrChange>
                        </w:rPr>
                        <w:t xml:space="preserve">Each green dot represents the locations of Shh-expressing neurons, whilst each red dot represents the neurons through which </w:t>
                      </w:r>
                      <w:del w:id="43" w:author="Richard Fitzpatrick" w:date="2019-04-26T13:34:00Z">
                        <w:r w:rsidRPr="007450AE" w:rsidDel="006407D4">
                          <w:rPr>
                            <w:rFonts w:ascii="Arial" w:hAnsi="Arial" w:cs="Arial"/>
                            <w:sz w:val="20"/>
                            <w:rPrChange w:id="44" w:author="Richard Fitzpatrick" w:date="2019-04-26T13:19:00Z">
                              <w:rPr>
                                <w:rFonts w:ascii="Arial" w:hAnsi="Arial" w:cs="Arial"/>
                              </w:rPr>
                            </w:rPrChange>
                          </w:rPr>
                          <w:delText xml:space="preserve">it </w:delText>
                        </w:r>
                      </w:del>
                      <w:ins w:id="45" w:author="Richard Fitzpatrick" w:date="2019-04-26T13:34:00Z">
                        <w:r>
                          <w:rPr>
                            <w:rFonts w:ascii="Arial" w:hAnsi="Arial" w:cs="Arial"/>
                            <w:sz w:val="20"/>
                          </w:rPr>
                          <w:t>Shh</w:t>
                        </w:r>
                        <w:r w:rsidRPr="007450AE">
                          <w:rPr>
                            <w:rFonts w:ascii="Arial" w:hAnsi="Arial" w:cs="Arial"/>
                            <w:sz w:val="20"/>
                            <w:rPrChange w:id="46" w:author="Richard Fitzpatrick" w:date="2019-04-26T13:19:00Z">
                              <w:rPr>
                                <w:rFonts w:ascii="Arial" w:hAnsi="Arial" w:cs="Arial"/>
                              </w:rPr>
                            </w:rPrChange>
                          </w:rPr>
                          <w:t xml:space="preserve"> </w:t>
                        </w:r>
                      </w:ins>
                      <w:r w:rsidRPr="007450AE">
                        <w:rPr>
                          <w:rFonts w:ascii="Arial" w:hAnsi="Arial" w:cs="Arial"/>
                          <w:sz w:val="20"/>
                          <w:rPrChange w:id="47" w:author="Richard Fitzpatrick" w:date="2019-04-26T13:19:00Z">
                            <w:rPr>
                              <w:rFonts w:ascii="Arial" w:hAnsi="Arial" w:cs="Arial"/>
                            </w:rPr>
                          </w:rPrChange>
                        </w:rPr>
                        <w:t>exerts its influence (</w:t>
                      </w:r>
                      <w:proofErr w:type="spellStart"/>
                      <w:r w:rsidRPr="007450AE">
                        <w:rPr>
                          <w:rFonts w:ascii="Arial" w:hAnsi="Arial" w:cs="Arial"/>
                          <w:sz w:val="20"/>
                          <w:rPrChange w:id="48" w:author="Richard Fitzpatrick" w:date="2019-04-26T13:19:00Z">
                            <w:rPr>
                              <w:rFonts w:ascii="Arial" w:hAnsi="Arial" w:cs="Arial"/>
                            </w:rPr>
                          </w:rPrChange>
                        </w:rPr>
                        <w:t>Traiffort</w:t>
                      </w:r>
                      <w:proofErr w:type="spellEnd"/>
                      <w:r w:rsidRPr="007450AE">
                        <w:rPr>
                          <w:rFonts w:ascii="Arial" w:hAnsi="Arial" w:cs="Arial"/>
                          <w:sz w:val="20"/>
                          <w:rPrChange w:id="49" w:author="Richard Fitzpatrick" w:date="2019-04-26T13:19:00Z">
                            <w:rPr>
                              <w:rFonts w:ascii="Arial" w:hAnsi="Arial" w:cs="Arial"/>
                            </w:rPr>
                          </w:rPrChange>
                        </w:rPr>
                        <w:t xml:space="preserve"> et al., 1999; Coulombe et al., 2004). </w:t>
                      </w:r>
                    </w:p>
                    <w:p w14:paraId="48ABCAF0" w14:textId="77777777" w:rsidR="00490B47" w:rsidRPr="007450AE" w:rsidRDefault="00490B47">
                      <w:pPr>
                        <w:jc w:val="both"/>
                        <w:rPr>
                          <w:rFonts w:ascii="Arial" w:hAnsi="Arial" w:cs="Arial"/>
                          <w:sz w:val="20"/>
                          <w:rPrChange w:id="50" w:author="Richard Fitzpatrick" w:date="2019-04-26T13:19:00Z">
                            <w:rPr>
                              <w:rFonts w:ascii="Arial" w:hAnsi="Arial" w:cs="Arial"/>
                            </w:rPr>
                          </w:rPrChange>
                        </w:rPr>
                        <w:pPrChange w:id="51" w:author="Richard Fitzpatrick" w:date="2019-04-26T13:19:00Z">
                          <w:pPr/>
                        </w:pPrChange>
                      </w:pPr>
                      <w:r w:rsidRPr="007450AE">
                        <w:rPr>
                          <w:rFonts w:ascii="Arial" w:hAnsi="Arial" w:cs="Arial"/>
                          <w:sz w:val="20"/>
                          <w:rPrChange w:id="52" w:author="Richard Fitzpatrick" w:date="2019-04-26T13:19:00Z">
                            <w:rPr>
                              <w:rFonts w:ascii="Arial" w:hAnsi="Arial" w:cs="Arial"/>
                            </w:rPr>
                          </w:rPrChange>
                        </w:rPr>
                        <w:t xml:space="preserve">Key: AA, anterior amygdaloid area; B, basal nucleus of Meynert; </w:t>
                      </w:r>
                      <w:proofErr w:type="spellStart"/>
                      <w:r w:rsidRPr="007450AE">
                        <w:rPr>
                          <w:rFonts w:ascii="Arial" w:hAnsi="Arial" w:cs="Arial"/>
                          <w:sz w:val="20"/>
                          <w:rPrChange w:id="53" w:author="Richard Fitzpatrick" w:date="2019-04-26T13:19:00Z">
                            <w:rPr>
                              <w:rFonts w:ascii="Arial" w:hAnsi="Arial" w:cs="Arial"/>
                            </w:rPr>
                          </w:rPrChange>
                        </w:rPr>
                        <w:t>CPu</w:t>
                      </w:r>
                      <w:proofErr w:type="spellEnd"/>
                      <w:r w:rsidRPr="007450AE">
                        <w:rPr>
                          <w:rFonts w:ascii="Arial" w:hAnsi="Arial" w:cs="Arial"/>
                          <w:sz w:val="20"/>
                          <w:rPrChange w:id="54" w:author="Richard Fitzpatrick" w:date="2019-04-26T13:19:00Z">
                            <w:rPr>
                              <w:rFonts w:ascii="Arial" w:hAnsi="Arial" w:cs="Arial"/>
                            </w:rPr>
                          </w:rPrChange>
                        </w:rPr>
                        <w:t xml:space="preserve">, caudate putamen; </w:t>
                      </w:r>
                      <w:proofErr w:type="spellStart"/>
                      <w:r w:rsidRPr="007450AE">
                        <w:rPr>
                          <w:rFonts w:ascii="Arial" w:hAnsi="Arial" w:cs="Arial"/>
                          <w:sz w:val="20"/>
                          <w:rPrChange w:id="55" w:author="Richard Fitzpatrick" w:date="2019-04-26T13:19:00Z">
                            <w:rPr>
                              <w:rFonts w:ascii="Arial" w:hAnsi="Arial" w:cs="Arial"/>
                            </w:rPr>
                          </w:rPrChange>
                        </w:rPr>
                        <w:t>Cx</w:t>
                      </w:r>
                      <w:proofErr w:type="spellEnd"/>
                      <w:r w:rsidRPr="007450AE">
                        <w:rPr>
                          <w:rFonts w:ascii="Arial" w:hAnsi="Arial" w:cs="Arial"/>
                          <w:sz w:val="20"/>
                          <w:rPrChange w:id="56" w:author="Richard Fitzpatrick" w:date="2019-04-26T13:19:00Z">
                            <w:rPr>
                              <w:rFonts w:ascii="Arial" w:hAnsi="Arial" w:cs="Arial"/>
                            </w:rPr>
                          </w:rPrChange>
                        </w:rPr>
                        <w:t>, cerebral cortex; D3V, dorsal third ventricle; fi, fimbria; GP, globus pallidus; H, hypothalamus; IG, indusium griseum; Rt, reticular thalamic nucleus; SFO, subfornical organ; SI, substantia innominata; SO, supraoptic nucleus.</w:t>
                      </w:r>
                    </w:p>
                    <w:p w14:paraId="01953953" w14:textId="77777777" w:rsidR="00490B47" w:rsidRDefault="00490B47" w:rsidP="00850610">
                      <w:pPr>
                        <w:rPr>
                          <w:rFonts w:ascii="Arial" w:hAnsi="Arial" w:cs="Arial"/>
                        </w:rPr>
                      </w:pPr>
                    </w:p>
                  </w:txbxContent>
                </v:textbox>
                <w10:wrap type="topAndBottom"/>
              </v:shape>
            </w:pict>
          </mc:Fallback>
        </mc:AlternateContent>
      </w:r>
      <w:r w:rsidRPr="0066423B">
        <w:rPr>
          <w:rFonts w:ascii="Arial" w:hAnsi="Arial" w:cs="Arial"/>
          <w:noProof/>
          <w:lang w:eastAsia="en-GB"/>
        </w:rPr>
        <w:drawing>
          <wp:anchor distT="0" distB="0" distL="114300" distR="114300" simplePos="0" relativeHeight="251659264" behindDoc="0" locked="0" layoutInCell="1" allowOverlap="1" wp14:anchorId="0CCD47EA" wp14:editId="3A4C85AB">
            <wp:simplePos x="0" y="0"/>
            <wp:positionH relativeFrom="column">
              <wp:posOffset>654609</wp:posOffset>
            </wp:positionH>
            <wp:positionV relativeFrom="paragraph">
              <wp:posOffset>66</wp:posOffset>
            </wp:positionV>
            <wp:extent cx="4148455" cy="2602865"/>
            <wp:effectExtent l="0" t="0" r="4445" b="6985"/>
            <wp:wrapTopAndBottom/>
            <wp:docPr id="8" name="Picture 8" descr="C:\Users\HP PRE\Pictures\Histological Analysis Br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 PRE\Pictures\Histological Analysis Brain.jpg"/>
                    <pic:cNvPicPr>
                      <a:picLocks noChangeAspect="1" noChangeArrowheads="1"/>
                    </pic:cNvPicPr>
                  </pic:nvPicPr>
                  <pic:blipFill rotWithShape="1">
                    <a:blip r:embed="rId12">
                      <a:extLst>
                        <a:ext uri="{28A0092B-C50C-407E-A947-70E740481C1C}">
                          <a14:useLocalDpi xmlns:a14="http://schemas.microsoft.com/office/drawing/2010/main" val="0"/>
                        </a:ext>
                      </a:extLst>
                    </a:blip>
                    <a:srcRect r="15707" b="6142"/>
                    <a:stretch/>
                  </pic:blipFill>
                  <pic:spPr bwMode="auto">
                    <a:xfrm>
                      <a:off x="0" y="0"/>
                      <a:ext cx="4148455" cy="2602865"/>
                    </a:xfrm>
                    <a:prstGeom prst="rect">
                      <a:avLst/>
                    </a:prstGeom>
                    <a:noFill/>
                    <a:ln w="9525" cap="flat" cmpd="sng" algn="ctr">
                      <a:no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9119D">
        <w:rPr>
          <w:rFonts w:ascii="Arial" w:hAnsi="Arial" w:cs="Arial"/>
          <w:noProof/>
          <w:lang w:eastAsia="en-GB"/>
        </w:rPr>
        <mc:AlternateContent>
          <mc:Choice Requires="wps">
            <w:drawing>
              <wp:anchor distT="45720" distB="45720" distL="114300" distR="114300" simplePos="0" relativeHeight="251665408" behindDoc="0" locked="0" layoutInCell="1" allowOverlap="1" wp14:anchorId="24B0CAAA" wp14:editId="70F8DB0F">
                <wp:simplePos x="0" y="0"/>
                <wp:positionH relativeFrom="column">
                  <wp:posOffset>0</wp:posOffset>
                </wp:positionH>
                <wp:positionV relativeFrom="paragraph">
                  <wp:posOffset>7812405</wp:posOffset>
                </wp:positionV>
                <wp:extent cx="5676900" cy="1022985"/>
                <wp:effectExtent l="0" t="0" r="0" b="5715"/>
                <wp:wrapTopAndBottom/>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76900" cy="1022985"/>
                        </a:xfrm>
                        <a:prstGeom prst="rect">
                          <a:avLst/>
                        </a:prstGeom>
                        <a:solidFill>
                          <a:srgbClr val="FFFFFF"/>
                        </a:solidFill>
                        <a:ln w="9525">
                          <a:noFill/>
                          <a:miter lim="800000"/>
                          <a:headEnd/>
                          <a:tailEnd/>
                        </a:ln>
                      </wps:spPr>
                      <wps:txbx>
                        <w:txbxContent>
                          <w:p w14:paraId="1EF98730" w14:textId="77777777" w:rsidR="00490B47" w:rsidRPr="007450AE" w:rsidRDefault="00490B47">
                            <w:pPr>
                              <w:jc w:val="both"/>
                              <w:rPr>
                                <w:rFonts w:ascii="Arial" w:hAnsi="Arial" w:cs="Arial"/>
                                <w:sz w:val="20"/>
                                <w:rPrChange w:id="57" w:author="Richard Fitzpatrick" w:date="2019-04-26T13:20:00Z">
                                  <w:rPr>
                                    <w:rFonts w:ascii="Arial" w:hAnsi="Arial" w:cs="Arial"/>
                                  </w:rPr>
                                </w:rPrChange>
                              </w:rPr>
                              <w:pPrChange w:id="58" w:author="Richard Fitzpatrick" w:date="2019-04-26T13:20:00Z">
                                <w:pPr/>
                              </w:pPrChange>
                            </w:pPr>
                            <w:r w:rsidRPr="007450AE">
                              <w:rPr>
                                <w:rFonts w:ascii="Arial" w:hAnsi="Arial" w:cs="Arial"/>
                                <w:b/>
                                <w:sz w:val="20"/>
                                <w:rPrChange w:id="59" w:author="Richard Fitzpatrick" w:date="2019-04-26T13:20:00Z">
                                  <w:rPr>
                                    <w:rFonts w:ascii="Arial" w:hAnsi="Arial" w:cs="Arial"/>
                                    <w:b/>
                                  </w:rPr>
                                </w:rPrChange>
                              </w:rPr>
                              <w:t>Figure 2: A brief overview of the canonical Shh pathway in the absence (A) and presence (B) of Shh.</w:t>
                            </w:r>
                          </w:p>
                          <w:p w14:paraId="65C40F3B" w14:textId="77777777" w:rsidR="00490B47" w:rsidRPr="007450AE" w:rsidRDefault="00490B47">
                            <w:pPr>
                              <w:jc w:val="both"/>
                              <w:rPr>
                                <w:rFonts w:ascii="Arial" w:hAnsi="Arial" w:cs="Arial"/>
                                <w:sz w:val="20"/>
                                <w:rPrChange w:id="60" w:author="Richard Fitzpatrick" w:date="2019-04-26T13:20:00Z">
                                  <w:rPr>
                                    <w:rFonts w:ascii="Arial" w:hAnsi="Arial" w:cs="Arial"/>
                                  </w:rPr>
                                </w:rPrChange>
                              </w:rPr>
                              <w:pPrChange w:id="61" w:author="Richard Fitzpatrick" w:date="2019-04-26T13:20:00Z">
                                <w:pPr/>
                              </w:pPrChange>
                            </w:pPr>
                            <w:r w:rsidRPr="007450AE">
                              <w:rPr>
                                <w:rFonts w:ascii="Arial" w:hAnsi="Arial" w:cs="Arial"/>
                                <w:sz w:val="20"/>
                                <w:rPrChange w:id="62" w:author="Richard Fitzpatrick" w:date="2019-04-26T13:20:00Z">
                                  <w:rPr>
                                    <w:rFonts w:ascii="Arial" w:hAnsi="Arial" w:cs="Arial"/>
                                  </w:rPr>
                                </w:rPrChange>
                              </w:rPr>
                              <w:t xml:space="preserve">Key: Ptch1, </w:t>
                            </w:r>
                            <w:proofErr w:type="gramStart"/>
                            <w:r w:rsidRPr="007450AE">
                              <w:rPr>
                                <w:rFonts w:ascii="Arial" w:hAnsi="Arial" w:cs="Arial"/>
                                <w:sz w:val="20"/>
                                <w:rPrChange w:id="63" w:author="Richard Fitzpatrick" w:date="2019-04-26T13:20:00Z">
                                  <w:rPr>
                                    <w:rFonts w:ascii="Arial" w:hAnsi="Arial" w:cs="Arial"/>
                                  </w:rPr>
                                </w:rPrChange>
                              </w:rPr>
                              <w:t>Patched</w:t>
                            </w:r>
                            <w:proofErr w:type="gramEnd"/>
                            <w:r w:rsidRPr="007450AE">
                              <w:rPr>
                                <w:rFonts w:ascii="Arial" w:hAnsi="Arial" w:cs="Arial"/>
                                <w:sz w:val="20"/>
                                <w:rPrChange w:id="64" w:author="Richard Fitzpatrick" w:date="2019-04-26T13:20:00Z">
                                  <w:rPr>
                                    <w:rFonts w:ascii="Arial" w:hAnsi="Arial" w:cs="Arial"/>
                                  </w:rPr>
                                </w:rPrChange>
                              </w:rPr>
                              <w:t xml:space="preserve"> 1; </w:t>
                            </w:r>
                            <w:proofErr w:type="spellStart"/>
                            <w:r w:rsidRPr="007450AE">
                              <w:rPr>
                                <w:rFonts w:ascii="Arial" w:hAnsi="Arial" w:cs="Arial"/>
                                <w:sz w:val="20"/>
                                <w:rPrChange w:id="65" w:author="Richard Fitzpatrick" w:date="2019-04-26T13:20:00Z">
                                  <w:rPr>
                                    <w:rFonts w:ascii="Arial" w:hAnsi="Arial" w:cs="Arial"/>
                                  </w:rPr>
                                </w:rPrChange>
                              </w:rPr>
                              <w:t>Smo</w:t>
                            </w:r>
                            <w:proofErr w:type="spellEnd"/>
                            <w:r w:rsidRPr="007450AE">
                              <w:rPr>
                                <w:rFonts w:ascii="Arial" w:hAnsi="Arial" w:cs="Arial"/>
                                <w:sz w:val="20"/>
                                <w:rPrChange w:id="66" w:author="Richard Fitzpatrick" w:date="2019-04-26T13:20:00Z">
                                  <w:rPr>
                                    <w:rFonts w:ascii="Arial" w:hAnsi="Arial" w:cs="Arial"/>
                                  </w:rPr>
                                </w:rPrChange>
                              </w:rPr>
                              <w:t>, Smoothened; Shh, Sonic hedgehog; Gli2/3(R); Gli2 and Gli3 transcriptional repressors; Gli2/3, Gli2 and Gli3 transcription factors.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B0CAAA" id="_x0000_s1027" type="#_x0000_t202" style="position:absolute;margin-left:0;margin-top:615.15pt;width:447pt;height:80.5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" stroked="f">
                <v:textbox>
                  <w:txbxContent>
                    <w:p w14:paraId="1EF98730" w14:textId="77777777" w:rsidR="00490B47" w:rsidRPr="007450AE" w:rsidRDefault="00490B47">
                      <w:pPr>
                        <w:jc w:val="both"/>
                        <w:rPr>
                          <w:rFonts w:ascii="Arial" w:hAnsi="Arial" w:cs="Arial"/>
                          <w:sz w:val="20"/>
                          <w:rPrChange w:id="67" w:author="Richard Fitzpatrick" w:date="2019-04-26T13:20:00Z">
                            <w:rPr>
                              <w:rFonts w:ascii="Arial" w:hAnsi="Arial" w:cs="Arial"/>
                            </w:rPr>
                          </w:rPrChange>
                        </w:rPr>
                        <w:pPrChange w:id="68" w:author="Richard Fitzpatrick" w:date="2019-04-26T13:20:00Z">
                          <w:pPr/>
                        </w:pPrChange>
                      </w:pPr>
                      <w:r w:rsidRPr="007450AE">
                        <w:rPr>
                          <w:rFonts w:ascii="Arial" w:hAnsi="Arial" w:cs="Arial"/>
                          <w:b/>
                          <w:sz w:val="20"/>
                          <w:rPrChange w:id="69" w:author="Richard Fitzpatrick" w:date="2019-04-26T13:20:00Z">
                            <w:rPr>
                              <w:rFonts w:ascii="Arial" w:hAnsi="Arial" w:cs="Arial"/>
                              <w:b/>
                            </w:rPr>
                          </w:rPrChange>
                        </w:rPr>
                        <w:t>Figure 2: A brief overview of the canonical Shh pathway in the absence (A) and presence (B) of Shh.</w:t>
                      </w:r>
                    </w:p>
                    <w:p w14:paraId="65C40F3B" w14:textId="77777777" w:rsidR="00490B47" w:rsidRPr="007450AE" w:rsidRDefault="00490B47">
                      <w:pPr>
                        <w:jc w:val="both"/>
                        <w:rPr>
                          <w:rFonts w:ascii="Arial" w:hAnsi="Arial" w:cs="Arial"/>
                          <w:sz w:val="20"/>
                          <w:rPrChange w:id="70" w:author="Richard Fitzpatrick" w:date="2019-04-26T13:20:00Z">
                            <w:rPr>
                              <w:rFonts w:ascii="Arial" w:hAnsi="Arial" w:cs="Arial"/>
                            </w:rPr>
                          </w:rPrChange>
                        </w:rPr>
                        <w:pPrChange w:id="71" w:author="Richard Fitzpatrick" w:date="2019-04-26T13:20:00Z">
                          <w:pPr/>
                        </w:pPrChange>
                      </w:pPr>
                      <w:r w:rsidRPr="007450AE">
                        <w:rPr>
                          <w:rFonts w:ascii="Arial" w:hAnsi="Arial" w:cs="Arial"/>
                          <w:sz w:val="20"/>
                          <w:rPrChange w:id="72" w:author="Richard Fitzpatrick" w:date="2019-04-26T13:20:00Z">
                            <w:rPr>
                              <w:rFonts w:ascii="Arial" w:hAnsi="Arial" w:cs="Arial"/>
                            </w:rPr>
                          </w:rPrChange>
                        </w:rPr>
                        <w:t xml:space="preserve">Key: Ptch1, </w:t>
                      </w:r>
                      <w:proofErr w:type="gramStart"/>
                      <w:r w:rsidRPr="007450AE">
                        <w:rPr>
                          <w:rFonts w:ascii="Arial" w:hAnsi="Arial" w:cs="Arial"/>
                          <w:sz w:val="20"/>
                          <w:rPrChange w:id="73" w:author="Richard Fitzpatrick" w:date="2019-04-26T13:20:00Z">
                            <w:rPr>
                              <w:rFonts w:ascii="Arial" w:hAnsi="Arial" w:cs="Arial"/>
                            </w:rPr>
                          </w:rPrChange>
                        </w:rPr>
                        <w:t>Patched</w:t>
                      </w:r>
                      <w:proofErr w:type="gramEnd"/>
                      <w:r w:rsidRPr="007450AE">
                        <w:rPr>
                          <w:rFonts w:ascii="Arial" w:hAnsi="Arial" w:cs="Arial"/>
                          <w:sz w:val="20"/>
                          <w:rPrChange w:id="74" w:author="Richard Fitzpatrick" w:date="2019-04-26T13:20:00Z">
                            <w:rPr>
                              <w:rFonts w:ascii="Arial" w:hAnsi="Arial" w:cs="Arial"/>
                            </w:rPr>
                          </w:rPrChange>
                        </w:rPr>
                        <w:t xml:space="preserve"> 1; </w:t>
                      </w:r>
                      <w:proofErr w:type="spellStart"/>
                      <w:r w:rsidRPr="007450AE">
                        <w:rPr>
                          <w:rFonts w:ascii="Arial" w:hAnsi="Arial" w:cs="Arial"/>
                          <w:sz w:val="20"/>
                          <w:rPrChange w:id="75" w:author="Richard Fitzpatrick" w:date="2019-04-26T13:20:00Z">
                            <w:rPr>
                              <w:rFonts w:ascii="Arial" w:hAnsi="Arial" w:cs="Arial"/>
                            </w:rPr>
                          </w:rPrChange>
                        </w:rPr>
                        <w:t>Smo</w:t>
                      </w:r>
                      <w:proofErr w:type="spellEnd"/>
                      <w:r w:rsidRPr="007450AE">
                        <w:rPr>
                          <w:rFonts w:ascii="Arial" w:hAnsi="Arial" w:cs="Arial"/>
                          <w:sz w:val="20"/>
                          <w:rPrChange w:id="76" w:author="Richard Fitzpatrick" w:date="2019-04-26T13:20:00Z">
                            <w:rPr>
                              <w:rFonts w:ascii="Arial" w:hAnsi="Arial" w:cs="Arial"/>
                            </w:rPr>
                          </w:rPrChange>
                        </w:rPr>
                        <w:t>, Smoothened; Shh, Sonic hedgehog; Gli2/3(R); Gli2 and Gli3 transcriptional repressors; Gli2/3, Gli2 and Gli3 transcription factors.</w:t>
                      </w:r>
                    </w:p>
                  </w:txbxContent>
                </v:textbox>
                <w10:wrap type="topAndBottom"/>
              </v:shape>
            </w:pict>
          </mc:Fallback>
        </mc:AlternateContent>
      </w:r>
    </w:p>
    <w:p w14:paraId="42F24A6A" w14:textId="77777777" w:rsidR="00850610" w:rsidRDefault="00622BB9" w:rsidP="00850610">
      <w:pPr>
        <w:rPr>
          <w:rFonts w:ascii="Arial" w:hAnsi="Arial" w:cs="Arial"/>
          <w:b/>
        </w:rPr>
      </w:pPr>
      <w:r w:rsidRPr="0009119D">
        <w:rPr>
          <w:rFonts w:ascii="Arial" w:hAnsi="Arial" w:cs="Arial"/>
          <w:noProof/>
          <w:lang w:eastAsia="en-GB"/>
        </w:rPr>
        <w:lastRenderedPageBreak/>
        <mc:AlternateContent>
          <mc:Choice Requires="wps">
            <w:drawing>
              <wp:anchor distT="45720" distB="45720" distL="114300" distR="114300" simplePos="0" relativeHeight="251669504" behindDoc="0" locked="0" layoutInCell="1" allowOverlap="1" wp14:anchorId="2CEBDE76" wp14:editId="04F4703B">
                <wp:simplePos x="0" y="0"/>
                <wp:positionH relativeFrom="column">
                  <wp:posOffset>0</wp:posOffset>
                </wp:positionH>
                <wp:positionV relativeFrom="paragraph">
                  <wp:posOffset>2543559</wp:posOffset>
                </wp:positionV>
                <wp:extent cx="5676900" cy="1924050"/>
                <wp:effectExtent l="0" t="0" r="0" b="0"/>
                <wp:wrapTopAndBottom/>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76900" cy="1924050"/>
                        </a:xfrm>
                        <a:prstGeom prst="rect">
                          <a:avLst/>
                        </a:prstGeom>
                        <a:solidFill>
                          <a:srgbClr val="FFFFFF"/>
                        </a:solidFill>
                        <a:ln w="9525">
                          <a:noFill/>
                          <a:miter lim="800000"/>
                          <a:headEnd/>
                          <a:tailEnd/>
                        </a:ln>
                      </wps:spPr>
                      <wps:txbx>
                        <w:txbxContent>
                          <w:p w14:paraId="055A93E7" w14:textId="77777777" w:rsidR="00490B47" w:rsidRPr="007450AE" w:rsidRDefault="00490B47">
                            <w:pPr>
                              <w:jc w:val="both"/>
                              <w:rPr>
                                <w:rFonts w:ascii="Arial" w:hAnsi="Arial" w:cs="Arial"/>
                                <w:b/>
                                <w:sz w:val="20"/>
                                <w:rPrChange w:id="77" w:author="Richard Fitzpatrick" w:date="2019-04-26T13:20:00Z">
                                  <w:rPr>
                                    <w:rFonts w:ascii="Arial" w:hAnsi="Arial" w:cs="Arial"/>
                                    <w:b/>
                                  </w:rPr>
                                </w:rPrChange>
                              </w:rPr>
                              <w:pPrChange w:id="78" w:author="Richard Fitzpatrick" w:date="2019-04-26T13:20:00Z">
                                <w:pPr/>
                              </w:pPrChange>
                            </w:pPr>
                            <w:r w:rsidRPr="007450AE">
                              <w:rPr>
                                <w:rFonts w:ascii="Arial" w:hAnsi="Arial" w:cs="Arial"/>
                                <w:b/>
                                <w:sz w:val="20"/>
                                <w:rPrChange w:id="79" w:author="Richard Fitzpatrick" w:date="2019-04-26T13:20:00Z">
                                  <w:rPr>
                                    <w:rFonts w:ascii="Arial" w:hAnsi="Arial" w:cs="Arial"/>
                                    <w:b/>
                                  </w:rPr>
                                </w:rPrChange>
                              </w:rPr>
                              <w:t>Figure 3: The structure of the primary cilium.</w:t>
                            </w:r>
                          </w:p>
                          <w:p w14:paraId="7EE8AFEC" w14:textId="77777777" w:rsidR="00490B47" w:rsidRPr="007450AE" w:rsidRDefault="00490B47">
                            <w:pPr>
                              <w:jc w:val="both"/>
                              <w:rPr>
                                <w:rFonts w:ascii="Arial" w:hAnsi="Arial" w:cs="Arial"/>
                                <w:sz w:val="20"/>
                                <w:rPrChange w:id="80" w:author="Richard Fitzpatrick" w:date="2019-04-26T13:20:00Z">
                                  <w:rPr>
                                    <w:rFonts w:ascii="Arial" w:hAnsi="Arial" w:cs="Arial"/>
                                  </w:rPr>
                                </w:rPrChange>
                              </w:rPr>
                              <w:pPrChange w:id="81" w:author="Richard Fitzpatrick" w:date="2019-04-26T13:20:00Z">
                                <w:pPr/>
                              </w:pPrChange>
                            </w:pPr>
                            <w:r w:rsidRPr="007450AE">
                              <w:rPr>
                                <w:rFonts w:ascii="Arial" w:hAnsi="Arial" w:cs="Arial"/>
                                <w:sz w:val="20"/>
                                <w:rPrChange w:id="82" w:author="Richard Fitzpatrick" w:date="2019-04-26T13:20:00Z">
                                  <w:rPr>
                                    <w:rFonts w:ascii="Arial" w:hAnsi="Arial" w:cs="Arial"/>
                                  </w:rPr>
                                </w:rPrChange>
                              </w:rPr>
                              <w:t xml:space="preserve">The primary cilium </w:t>
                            </w:r>
                            <w:proofErr w:type="gramStart"/>
                            <w:r w:rsidRPr="007450AE">
                              <w:rPr>
                                <w:rFonts w:ascii="Arial" w:hAnsi="Arial" w:cs="Arial"/>
                                <w:sz w:val="20"/>
                                <w:rPrChange w:id="83" w:author="Richard Fitzpatrick" w:date="2019-04-26T13:20:00Z">
                                  <w:rPr>
                                    <w:rFonts w:ascii="Arial" w:hAnsi="Arial" w:cs="Arial"/>
                                  </w:rPr>
                                </w:rPrChange>
                              </w:rPr>
                              <w:t>is located in</w:t>
                            </w:r>
                            <w:proofErr w:type="gramEnd"/>
                            <w:r w:rsidRPr="007450AE">
                              <w:rPr>
                                <w:rFonts w:ascii="Arial" w:hAnsi="Arial" w:cs="Arial"/>
                                <w:sz w:val="20"/>
                                <w:rPrChange w:id="84" w:author="Richard Fitzpatrick" w:date="2019-04-26T13:20:00Z">
                                  <w:rPr>
                                    <w:rFonts w:ascii="Arial" w:hAnsi="Arial" w:cs="Arial"/>
                                  </w:rPr>
                                </w:rPrChange>
                              </w:rPr>
                              <w:t xml:space="preserve"> a depression of the soma membrane, called the ciliary pocket (Molla-Herman et al., 2010). Its structure primarily consists of an axoneme that is connected to the ciliary membrane by Y-linker proteins in a region called the transition zone (</w:t>
                            </w:r>
                            <w:proofErr w:type="spellStart"/>
                            <w:r w:rsidRPr="007450AE">
                              <w:rPr>
                                <w:rFonts w:ascii="Arial" w:hAnsi="Arial" w:cs="Arial"/>
                                <w:sz w:val="20"/>
                                <w:rPrChange w:id="85" w:author="Richard Fitzpatrick" w:date="2019-04-26T13:20:00Z">
                                  <w:rPr>
                                    <w:rFonts w:ascii="Arial" w:hAnsi="Arial" w:cs="Arial"/>
                                  </w:rPr>
                                </w:rPrChange>
                              </w:rPr>
                              <w:t>Wheway</w:t>
                            </w:r>
                            <w:proofErr w:type="spellEnd"/>
                            <w:r w:rsidRPr="007450AE">
                              <w:rPr>
                                <w:rFonts w:ascii="Arial" w:hAnsi="Arial" w:cs="Arial"/>
                                <w:sz w:val="20"/>
                                <w:rPrChange w:id="86" w:author="Richard Fitzpatrick" w:date="2019-04-26T13:20:00Z">
                                  <w:rPr>
                                    <w:rFonts w:ascii="Arial" w:hAnsi="Arial" w:cs="Arial"/>
                                  </w:rPr>
                                </w:rPrChange>
                              </w:rPr>
                              <w:t xml:space="preserve"> et al., 2018). The axoneme allows the anterograde and retrograde transport of cargo throughout this organelle via kinesin and dynein motor proteins, respectively, whilst the transition zone acts as a diffusion barrier to phospholipids and proteins (Ishikawa and Marshall, 2017).</w:t>
                            </w:r>
                          </w:p>
                          <w:p w14:paraId="3FB1FAFA" w14:textId="77777777" w:rsidR="00490B47" w:rsidRPr="007450AE" w:rsidRDefault="00490B47">
                            <w:pPr>
                              <w:jc w:val="both"/>
                              <w:rPr>
                                <w:rFonts w:ascii="Arial" w:hAnsi="Arial" w:cs="Arial"/>
                                <w:sz w:val="20"/>
                                <w:rPrChange w:id="87" w:author="Richard Fitzpatrick" w:date="2019-04-26T13:20:00Z">
                                  <w:rPr>
                                    <w:rFonts w:ascii="Arial" w:hAnsi="Arial" w:cs="Arial"/>
                                  </w:rPr>
                                </w:rPrChange>
                              </w:rPr>
                              <w:pPrChange w:id="88" w:author="Richard Fitzpatrick" w:date="2019-04-26T13:20:00Z">
                                <w:pPr/>
                              </w:pPrChange>
                            </w:pPr>
                            <w:r w:rsidRPr="007450AE">
                              <w:rPr>
                                <w:rFonts w:ascii="Arial" w:hAnsi="Arial" w:cs="Arial"/>
                                <w:sz w:val="20"/>
                                <w:rPrChange w:id="89" w:author="Richard Fitzpatrick" w:date="2019-04-26T13:20:00Z">
                                  <w:rPr>
                                    <w:rFonts w:ascii="Arial" w:hAnsi="Arial" w:cs="Arial"/>
                                  </w:rPr>
                                </w:rPrChange>
                              </w:rPr>
                              <w:t>Key: green arrow, anterograde transport; red arrow, retrograde transport.</w:t>
                            </w:r>
                          </w:p>
                          <w:p w14:paraId="29F6279B" w14:textId="77777777" w:rsidR="00490B47" w:rsidRPr="007450AE" w:rsidRDefault="00490B47">
                            <w:pPr>
                              <w:jc w:val="both"/>
                              <w:rPr>
                                <w:rFonts w:ascii="Arial" w:hAnsi="Arial" w:cs="Arial"/>
                                <w:sz w:val="20"/>
                                <w:rPrChange w:id="90" w:author="Richard Fitzpatrick" w:date="2019-04-26T13:20:00Z">
                                  <w:rPr>
                                    <w:rFonts w:ascii="Arial" w:hAnsi="Arial" w:cs="Arial"/>
                                  </w:rPr>
                                </w:rPrChange>
                              </w:rPr>
                              <w:pPrChange w:id="91" w:author="Richard Fitzpatrick" w:date="2019-04-26T13:20:00Z">
                                <w:pPr/>
                              </w:pPrChange>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EBDE76" id="_x0000_s1028" type="#_x0000_t202" style="position:absolute;margin-left:0;margin-top:200.3pt;width:447pt;height:151.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" stroked="f">
                <v:textbox>
                  <w:txbxContent>
                    <w:p w14:paraId="055A93E7" w14:textId="77777777" w:rsidR="00490B47" w:rsidRPr="007450AE" w:rsidRDefault="00490B47">
                      <w:pPr>
                        <w:jc w:val="both"/>
                        <w:rPr>
                          <w:rFonts w:ascii="Arial" w:hAnsi="Arial" w:cs="Arial"/>
                          <w:b/>
                          <w:sz w:val="20"/>
                          <w:rPrChange w:id="92" w:author="Richard Fitzpatrick" w:date="2019-04-26T13:20:00Z">
                            <w:rPr>
                              <w:rFonts w:ascii="Arial" w:hAnsi="Arial" w:cs="Arial"/>
                              <w:b/>
                            </w:rPr>
                          </w:rPrChange>
                        </w:rPr>
                        <w:pPrChange w:id="93" w:author="Richard Fitzpatrick" w:date="2019-04-26T13:20:00Z">
                          <w:pPr/>
                        </w:pPrChange>
                      </w:pPr>
                      <w:r w:rsidRPr="007450AE">
                        <w:rPr>
                          <w:rFonts w:ascii="Arial" w:hAnsi="Arial" w:cs="Arial"/>
                          <w:b/>
                          <w:sz w:val="20"/>
                          <w:rPrChange w:id="94" w:author="Richard Fitzpatrick" w:date="2019-04-26T13:20:00Z">
                            <w:rPr>
                              <w:rFonts w:ascii="Arial" w:hAnsi="Arial" w:cs="Arial"/>
                              <w:b/>
                            </w:rPr>
                          </w:rPrChange>
                        </w:rPr>
                        <w:t>Figure 3: The structure of the primary cilium.</w:t>
                      </w:r>
                    </w:p>
                    <w:p w14:paraId="7EE8AFEC" w14:textId="77777777" w:rsidR="00490B47" w:rsidRPr="007450AE" w:rsidRDefault="00490B47">
                      <w:pPr>
                        <w:jc w:val="both"/>
                        <w:rPr>
                          <w:rFonts w:ascii="Arial" w:hAnsi="Arial" w:cs="Arial"/>
                          <w:sz w:val="20"/>
                          <w:rPrChange w:id="95" w:author="Richard Fitzpatrick" w:date="2019-04-26T13:20:00Z">
                            <w:rPr>
                              <w:rFonts w:ascii="Arial" w:hAnsi="Arial" w:cs="Arial"/>
                            </w:rPr>
                          </w:rPrChange>
                        </w:rPr>
                        <w:pPrChange w:id="96" w:author="Richard Fitzpatrick" w:date="2019-04-26T13:20:00Z">
                          <w:pPr/>
                        </w:pPrChange>
                      </w:pPr>
                      <w:r w:rsidRPr="007450AE">
                        <w:rPr>
                          <w:rFonts w:ascii="Arial" w:hAnsi="Arial" w:cs="Arial"/>
                          <w:sz w:val="20"/>
                          <w:rPrChange w:id="97" w:author="Richard Fitzpatrick" w:date="2019-04-26T13:20:00Z">
                            <w:rPr>
                              <w:rFonts w:ascii="Arial" w:hAnsi="Arial" w:cs="Arial"/>
                            </w:rPr>
                          </w:rPrChange>
                        </w:rPr>
                        <w:t xml:space="preserve">The primary cilium </w:t>
                      </w:r>
                      <w:proofErr w:type="gramStart"/>
                      <w:r w:rsidRPr="007450AE">
                        <w:rPr>
                          <w:rFonts w:ascii="Arial" w:hAnsi="Arial" w:cs="Arial"/>
                          <w:sz w:val="20"/>
                          <w:rPrChange w:id="98" w:author="Richard Fitzpatrick" w:date="2019-04-26T13:20:00Z">
                            <w:rPr>
                              <w:rFonts w:ascii="Arial" w:hAnsi="Arial" w:cs="Arial"/>
                            </w:rPr>
                          </w:rPrChange>
                        </w:rPr>
                        <w:t>is located in</w:t>
                      </w:r>
                      <w:proofErr w:type="gramEnd"/>
                      <w:r w:rsidRPr="007450AE">
                        <w:rPr>
                          <w:rFonts w:ascii="Arial" w:hAnsi="Arial" w:cs="Arial"/>
                          <w:sz w:val="20"/>
                          <w:rPrChange w:id="99" w:author="Richard Fitzpatrick" w:date="2019-04-26T13:20:00Z">
                            <w:rPr>
                              <w:rFonts w:ascii="Arial" w:hAnsi="Arial" w:cs="Arial"/>
                            </w:rPr>
                          </w:rPrChange>
                        </w:rPr>
                        <w:t xml:space="preserve"> a depression of the soma membrane, called the ciliary pocket (Molla-Herman et al., 2010). Its structure primarily consists of an axoneme that is connected to the ciliary membrane by Y-linker proteins in a region called the transition zone (</w:t>
                      </w:r>
                      <w:proofErr w:type="spellStart"/>
                      <w:r w:rsidRPr="007450AE">
                        <w:rPr>
                          <w:rFonts w:ascii="Arial" w:hAnsi="Arial" w:cs="Arial"/>
                          <w:sz w:val="20"/>
                          <w:rPrChange w:id="100" w:author="Richard Fitzpatrick" w:date="2019-04-26T13:20:00Z">
                            <w:rPr>
                              <w:rFonts w:ascii="Arial" w:hAnsi="Arial" w:cs="Arial"/>
                            </w:rPr>
                          </w:rPrChange>
                        </w:rPr>
                        <w:t>Wheway</w:t>
                      </w:r>
                      <w:proofErr w:type="spellEnd"/>
                      <w:r w:rsidRPr="007450AE">
                        <w:rPr>
                          <w:rFonts w:ascii="Arial" w:hAnsi="Arial" w:cs="Arial"/>
                          <w:sz w:val="20"/>
                          <w:rPrChange w:id="101" w:author="Richard Fitzpatrick" w:date="2019-04-26T13:20:00Z">
                            <w:rPr>
                              <w:rFonts w:ascii="Arial" w:hAnsi="Arial" w:cs="Arial"/>
                            </w:rPr>
                          </w:rPrChange>
                        </w:rPr>
                        <w:t xml:space="preserve"> et al., 2018). The axoneme allows the anterograde and retrograde transport of cargo throughout this organelle via kinesin and dynein motor proteins, respectively, whilst the transition zone acts as a diffusion barrier to phospholipids and proteins (Ishikawa and Marshall, 2017).</w:t>
                      </w:r>
                    </w:p>
                    <w:p w14:paraId="3FB1FAFA" w14:textId="77777777" w:rsidR="00490B47" w:rsidRPr="007450AE" w:rsidRDefault="00490B47">
                      <w:pPr>
                        <w:jc w:val="both"/>
                        <w:rPr>
                          <w:rFonts w:ascii="Arial" w:hAnsi="Arial" w:cs="Arial"/>
                          <w:sz w:val="20"/>
                          <w:rPrChange w:id="102" w:author="Richard Fitzpatrick" w:date="2019-04-26T13:20:00Z">
                            <w:rPr>
                              <w:rFonts w:ascii="Arial" w:hAnsi="Arial" w:cs="Arial"/>
                            </w:rPr>
                          </w:rPrChange>
                        </w:rPr>
                        <w:pPrChange w:id="103" w:author="Richard Fitzpatrick" w:date="2019-04-26T13:20:00Z">
                          <w:pPr/>
                        </w:pPrChange>
                      </w:pPr>
                      <w:r w:rsidRPr="007450AE">
                        <w:rPr>
                          <w:rFonts w:ascii="Arial" w:hAnsi="Arial" w:cs="Arial"/>
                          <w:sz w:val="20"/>
                          <w:rPrChange w:id="104" w:author="Richard Fitzpatrick" w:date="2019-04-26T13:20:00Z">
                            <w:rPr>
                              <w:rFonts w:ascii="Arial" w:hAnsi="Arial" w:cs="Arial"/>
                            </w:rPr>
                          </w:rPrChange>
                        </w:rPr>
                        <w:t>Key: green arrow, anterograde transport; red arrow, retrograde transport.</w:t>
                      </w:r>
                    </w:p>
                    <w:p w14:paraId="29F6279B" w14:textId="77777777" w:rsidR="00490B47" w:rsidRPr="007450AE" w:rsidRDefault="00490B47">
                      <w:pPr>
                        <w:jc w:val="both"/>
                        <w:rPr>
                          <w:rFonts w:ascii="Arial" w:hAnsi="Arial" w:cs="Arial"/>
                          <w:sz w:val="20"/>
                          <w:rPrChange w:id="105" w:author="Richard Fitzpatrick" w:date="2019-04-26T13:20:00Z">
                            <w:rPr>
                              <w:rFonts w:ascii="Arial" w:hAnsi="Arial" w:cs="Arial"/>
                            </w:rPr>
                          </w:rPrChange>
                        </w:rPr>
                        <w:pPrChange w:id="106" w:author="Richard Fitzpatrick" w:date="2019-04-26T13:20:00Z">
                          <w:pPr/>
                        </w:pPrChange>
                      </w:pPr>
                    </w:p>
                  </w:txbxContent>
                </v:textbox>
                <w10:wrap type="topAndBottom"/>
              </v:shape>
            </w:pict>
          </mc:Fallback>
        </mc:AlternateContent>
      </w:r>
      <w:r>
        <w:rPr>
          <w:noProof/>
          <w:lang w:eastAsia="en-GB"/>
        </w:rPr>
        <w:drawing>
          <wp:anchor distT="0" distB="0" distL="114300" distR="114300" simplePos="0" relativeHeight="251667456" behindDoc="0" locked="0" layoutInCell="1" allowOverlap="1" wp14:anchorId="058F9E10" wp14:editId="71AF7731">
            <wp:simplePos x="0" y="0"/>
            <wp:positionH relativeFrom="column">
              <wp:posOffset>276447</wp:posOffset>
            </wp:positionH>
            <wp:positionV relativeFrom="paragraph">
              <wp:posOffset>133</wp:posOffset>
            </wp:positionV>
            <wp:extent cx="4803775" cy="253174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03775" cy="25317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41DA9BC" w14:textId="77777777" w:rsidR="00850610" w:rsidRDefault="00850610" w:rsidP="00850610">
      <w:pPr>
        <w:rPr>
          <w:rFonts w:ascii="Arial" w:hAnsi="Arial" w:cs="Arial"/>
          <w:b/>
        </w:rPr>
      </w:pPr>
    </w:p>
    <w:p w14:paraId="61057A58" w14:textId="77777777" w:rsidR="00850610" w:rsidRDefault="00850610" w:rsidP="00850610">
      <w:pPr>
        <w:rPr>
          <w:rFonts w:ascii="Arial" w:hAnsi="Arial" w:cs="Arial"/>
          <w:b/>
        </w:rPr>
      </w:pPr>
    </w:p>
    <w:p w14:paraId="2A337523" w14:textId="77777777" w:rsidR="00850610" w:rsidRDefault="00850610" w:rsidP="00850610">
      <w:pPr>
        <w:rPr>
          <w:rFonts w:ascii="Arial" w:hAnsi="Arial" w:cs="Arial"/>
          <w:b/>
        </w:rPr>
      </w:pPr>
    </w:p>
    <w:p w14:paraId="13217A29" w14:textId="77777777" w:rsidR="00850610" w:rsidRDefault="00850610" w:rsidP="00850610">
      <w:pPr>
        <w:rPr>
          <w:rFonts w:ascii="Arial" w:hAnsi="Arial" w:cs="Arial"/>
          <w:b/>
        </w:rPr>
      </w:pPr>
    </w:p>
    <w:p w14:paraId="06584473" w14:textId="77777777" w:rsidR="00850610" w:rsidRDefault="00850610" w:rsidP="00850610">
      <w:pPr>
        <w:rPr>
          <w:rFonts w:ascii="Arial" w:hAnsi="Arial" w:cs="Arial"/>
          <w:b/>
        </w:rPr>
      </w:pPr>
    </w:p>
    <w:p w14:paraId="0346A32F" w14:textId="77777777" w:rsidR="00850610" w:rsidRDefault="00850610" w:rsidP="00850610">
      <w:pPr>
        <w:rPr>
          <w:rFonts w:ascii="Arial" w:hAnsi="Arial" w:cs="Arial"/>
          <w:b/>
        </w:rPr>
      </w:pPr>
    </w:p>
    <w:p w14:paraId="47EEE66A" w14:textId="77777777" w:rsidR="00850610" w:rsidRDefault="00850610" w:rsidP="00850610">
      <w:pPr>
        <w:rPr>
          <w:rFonts w:ascii="Arial" w:hAnsi="Arial" w:cs="Arial"/>
          <w:b/>
        </w:rPr>
      </w:pPr>
    </w:p>
    <w:p w14:paraId="330A4E06" w14:textId="77777777" w:rsidR="00850610" w:rsidRDefault="00850610" w:rsidP="00850610">
      <w:pPr>
        <w:rPr>
          <w:rFonts w:ascii="Arial" w:hAnsi="Arial" w:cs="Arial"/>
          <w:b/>
        </w:rPr>
      </w:pPr>
    </w:p>
    <w:p w14:paraId="2D5FFAAC" w14:textId="77777777" w:rsidR="00850610" w:rsidRDefault="00850610" w:rsidP="00850610">
      <w:pPr>
        <w:rPr>
          <w:rFonts w:ascii="Arial" w:hAnsi="Arial" w:cs="Arial"/>
          <w:b/>
        </w:rPr>
      </w:pPr>
    </w:p>
    <w:p w14:paraId="56205EB1" w14:textId="77777777" w:rsidR="00850610" w:rsidRDefault="00850610" w:rsidP="00850610">
      <w:pPr>
        <w:rPr>
          <w:rFonts w:ascii="Arial" w:hAnsi="Arial" w:cs="Arial"/>
          <w:b/>
        </w:rPr>
      </w:pPr>
    </w:p>
    <w:p w14:paraId="32DD8DB5" w14:textId="77777777" w:rsidR="00622BB9" w:rsidRDefault="00622BB9" w:rsidP="00850610">
      <w:pPr>
        <w:rPr>
          <w:rFonts w:ascii="Arial" w:hAnsi="Arial" w:cs="Arial"/>
          <w:b/>
        </w:rPr>
      </w:pPr>
    </w:p>
    <w:p w14:paraId="789237AF" w14:textId="77777777" w:rsidR="00622BB9" w:rsidRDefault="00622BB9" w:rsidP="00850610">
      <w:pPr>
        <w:rPr>
          <w:rFonts w:ascii="Arial" w:hAnsi="Arial" w:cs="Arial"/>
          <w:b/>
        </w:rPr>
      </w:pPr>
    </w:p>
    <w:p w14:paraId="1C6F3A19" w14:textId="77777777" w:rsidR="00622BB9" w:rsidRDefault="00622BB9" w:rsidP="00850610">
      <w:pPr>
        <w:rPr>
          <w:rFonts w:ascii="Arial" w:hAnsi="Arial" w:cs="Arial"/>
          <w:b/>
        </w:rPr>
      </w:pPr>
    </w:p>
    <w:p w14:paraId="72149EEE" w14:textId="77777777" w:rsidR="00622BB9" w:rsidRDefault="00622BB9" w:rsidP="00850610">
      <w:pPr>
        <w:rPr>
          <w:rFonts w:ascii="Arial" w:hAnsi="Arial" w:cs="Arial"/>
          <w:b/>
        </w:rPr>
      </w:pPr>
    </w:p>
    <w:p w14:paraId="1C22061A" w14:textId="77777777" w:rsidR="00622BB9" w:rsidRDefault="00622BB9" w:rsidP="00850610">
      <w:pPr>
        <w:rPr>
          <w:rFonts w:ascii="Arial" w:hAnsi="Arial" w:cs="Arial"/>
          <w:b/>
        </w:rPr>
      </w:pPr>
    </w:p>
    <w:p w14:paraId="6050CDD0" w14:textId="77777777" w:rsidR="00622BB9" w:rsidRPr="00A32C85" w:rsidRDefault="00622BB9" w:rsidP="00490B47">
      <w:pPr>
        <w:jc w:val="both"/>
        <w:rPr>
          <w:rFonts w:ascii="Arial" w:hAnsi="Arial" w:cs="Arial"/>
          <w:b/>
          <w:sz w:val="24"/>
          <w:rPrChange w:id="107" w:author="Richard Fitzpatrick" w:date="2019-04-26T18:33:00Z">
            <w:rPr>
              <w:rFonts w:ascii="Arial" w:hAnsi="Arial" w:cs="Arial"/>
              <w:b/>
            </w:rPr>
          </w:rPrChange>
        </w:rPr>
      </w:pPr>
      <w:r w:rsidRPr="00A32C85">
        <w:rPr>
          <w:rFonts w:ascii="Arial" w:hAnsi="Arial" w:cs="Arial"/>
          <w:b/>
          <w:sz w:val="24"/>
          <w:rPrChange w:id="108" w:author="Richard Fitzpatrick" w:date="2019-04-26T18:33:00Z">
            <w:rPr>
              <w:rFonts w:ascii="Arial" w:hAnsi="Arial" w:cs="Arial"/>
              <w:b/>
            </w:rPr>
          </w:rPrChange>
        </w:rPr>
        <w:lastRenderedPageBreak/>
        <w:t>RESEARCH QUESTIONS</w:t>
      </w:r>
    </w:p>
    <w:p w14:paraId="16F49183" w14:textId="77777777" w:rsidR="00622BB9" w:rsidRDefault="00622BB9" w:rsidP="00490B47">
      <w:pPr>
        <w:jc w:val="both"/>
        <w:rPr>
          <w:rFonts w:ascii="Arial" w:hAnsi="Arial" w:cs="Arial"/>
        </w:rPr>
      </w:pPr>
      <w:r>
        <w:rPr>
          <w:rFonts w:ascii="Arial" w:hAnsi="Arial" w:cs="Arial"/>
        </w:rPr>
        <w:t>To achieve this project’s overall goal, the following questions were addressed:</w:t>
      </w:r>
    </w:p>
    <w:p w14:paraId="3F7F061D" w14:textId="77777777" w:rsidR="00622BB9" w:rsidRPr="002A00B8" w:rsidRDefault="00622BB9" w:rsidP="00490B47">
      <w:pPr>
        <w:pStyle w:val="ListParagraph"/>
        <w:numPr>
          <w:ilvl w:val="0"/>
          <w:numId w:val="1"/>
        </w:numPr>
        <w:jc w:val="both"/>
        <w:rPr>
          <w:rFonts w:ascii="Arial" w:hAnsi="Arial" w:cs="Arial"/>
          <w:b/>
        </w:rPr>
      </w:pPr>
      <w:r w:rsidRPr="00ED1CE2">
        <w:rPr>
          <w:rFonts w:ascii="Arial" w:hAnsi="Arial" w:cs="Arial"/>
          <w:b/>
        </w:rPr>
        <w:t>Can the biochemical architecture of the pathway be modelled</w:t>
      </w:r>
      <w:r>
        <w:rPr>
          <w:rFonts w:ascii="Arial" w:hAnsi="Arial" w:cs="Arial"/>
          <w:b/>
        </w:rPr>
        <w:t>, based on what has been reported of its reactions in contemporary literature</w:t>
      </w:r>
      <w:r w:rsidRPr="002A00B8">
        <w:rPr>
          <w:rFonts w:ascii="Arial" w:hAnsi="Arial" w:cs="Arial"/>
          <w:b/>
        </w:rPr>
        <w:t>?</w:t>
      </w:r>
    </w:p>
    <w:p w14:paraId="071A50DE" w14:textId="77777777" w:rsidR="00622BB9" w:rsidRPr="00ED1CE2" w:rsidRDefault="00622BB9" w:rsidP="00490B47">
      <w:pPr>
        <w:pStyle w:val="ListParagraph"/>
        <w:jc w:val="both"/>
        <w:rPr>
          <w:rFonts w:ascii="Arial" w:hAnsi="Arial" w:cs="Arial"/>
          <w:b/>
        </w:rPr>
      </w:pPr>
    </w:p>
    <w:p w14:paraId="179D0F52" w14:textId="77777777" w:rsidR="00622BB9" w:rsidRDefault="00622BB9" w:rsidP="00490B47">
      <w:pPr>
        <w:pStyle w:val="ListParagraph"/>
        <w:numPr>
          <w:ilvl w:val="0"/>
          <w:numId w:val="1"/>
        </w:numPr>
        <w:jc w:val="both"/>
        <w:rPr>
          <w:rFonts w:ascii="Arial" w:hAnsi="Arial" w:cs="Arial"/>
          <w:b/>
        </w:rPr>
      </w:pPr>
      <w:r>
        <w:rPr>
          <w:rFonts w:ascii="Arial" w:hAnsi="Arial" w:cs="Arial"/>
          <w:b/>
        </w:rPr>
        <w:t>What are realistic parameters for the model in relation to what has been reported in contemporary literature?</w:t>
      </w:r>
    </w:p>
    <w:p w14:paraId="7F6178E1" w14:textId="77777777" w:rsidR="00622BB9" w:rsidRPr="00ED1CE2" w:rsidRDefault="00622BB9" w:rsidP="00490B47">
      <w:pPr>
        <w:pStyle w:val="ListParagraph"/>
        <w:jc w:val="both"/>
        <w:rPr>
          <w:rFonts w:ascii="Arial" w:hAnsi="Arial" w:cs="Arial"/>
          <w:b/>
        </w:rPr>
      </w:pPr>
    </w:p>
    <w:p w14:paraId="59674380" w14:textId="77777777" w:rsidR="00622BB9" w:rsidRDefault="00622BB9" w:rsidP="00490B47">
      <w:pPr>
        <w:pStyle w:val="ListParagraph"/>
        <w:numPr>
          <w:ilvl w:val="0"/>
          <w:numId w:val="1"/>
        </w:numPr>
        <w:jc w:val="both"/>
        <w:rPr>
          <w:rFonts w:ascii="Arial" w:hAnsi="Arial" w:cs="Arial"/>
          <w:b/>
        </w:rPr>
      </w:pPr>
      <w:r w:rsidRPr="00ED1CE2">
        <w:rPr>
          <w:rFonts w:ascii="Arial" w:hAnsi="Arial" w:cs="Arial"/>
          <w:b/>
        </w:rPr>
        <w:t>How robust is the model with respect to parameter choices?</w:t>
      </w:r>
    </w:p>
    <w:p w14:paraId="699577C3" w14:textId="77777777" w:rsidR="00622BB9" w:rsidRPr="00ED1CE2" w:rsidRDefault="00622BB9" w:rsidP="00490B47">
      <w:pPr>
        <w:pStyle w:val="ListParagraph"/>
        <w:jc w:val="both"/>
        <w:rPr>
          <w:rFonts w:ascii="Arial" w:hAnsi="Arial" w:cs="Arial"/>
          <w:b/>
        </w:rPr>
      </w:pPr>
    </w:p>
    <w:p w14:paraId="2620741E" w14:textId="77777777" w:rsidR="00622BB9" w:rsidRDefault="00622BB9" w:rsidP="00490B47">
      <w:pPr>
        <w:pStyle w:val="ListParagraph"/>
        <w:numPr>
          <w:ilvl w:val="0"/>
          <w:numId w:val="1"/>
        </w:numPr>
        <w:jc w:val="both"/>
        <w:rPr>
          <w:rFonts w:ascii="Arial" w:hAnsi="Arial" w:cs="Arial"/>
          <w:b/>
        </w:rPr>
      </w:pPr>
      <w:r w:rsidRPr="00ED1CE2">
        <w:rPr>
          <w:rFonts w:ascii="Arial" w:hAnsi="Arial" w:cs="Arial"/>
          <w:b/>
        </w:rPr>
        <w:t>How do the biochemical reactions of the model differ in response to the presence and absence of Shh?</w:t>
      </w:r>
    </w:p>
    <w:p w14:paraId="46137B8A" w14:textId="77777777" w:rsidR="00622BB9" w:rsidRDefault="00622BB9" w:rsidP="00850610">
      <w:pPr>
        <w:rPr>
          <w:rFonts w:ascii="Arial" w:hAnsi="Arial" w:cs="Arial"/>
          <w:b/>
        </w:rPr>
      </w:pPr>
    </w:p>
    <w:p w14:paraId="74773266" w14:textId="77777777" w:rsidR="00850610" w:rsidRDefault="00850610" w:rsidP="00850610">
      <w:pPr>
        <w:rPr>
          <w:rFonts w:ascii="Arial" w:hAnsi="Arial" w:cs="Arial"/>
          <w:b/>
        </w:rPr>
      </w:pPr>
    </w:p>
    <w:p w14:paraId="1BD56805" w14:textId="77777777" w:rsidR="00850610" w:rsidRDefault="00850610" w:rsidP="00850610">
      <w:pPr>
        <w:rPr>
          <w:rFonts w:ascii="Arial" w:hAnsi="Arial" w:cs="Arial"/>
          <w:b/>
        </w:rPr>
      </w:pPr>
    </w:p>
    <w:p w14:paraId="6504501F" w14:textId="77777777" w:rsidR="00850610" w:rsidRDefault="00850610" w:rsidP="00850610">
      <w:pPr>
        <w:rPr>
          <w:rFonts w:ascii="Arial" w:hAnsi="Arial" w:cs="Arial"/>
          <w:b/>
        </w:rPr>
      </w:pPr>
    </w:p>
    <w:p w14:paraId="718299F6" w14:textId="77777777" w:rsidR="00850610" w:rsidRDefault="00850610" w:rsidP="00850610">
      <w:pPr>
        <w:rPr>
          <w:rFonts w:ascii="Arial" w:hAnsi="Arial" w:cs="Arial"/>
          <w:b/>
        </w:rPr>
      </w:pPr>
    </w:p>
    <w:p w14:paraId="3A59775E" w14:textId="77777777" w:rsidR="00850610" w:rsidRDefault="00850610" w:rsidP="00850610">
      <w:pPr>
        <w:rPr>
          <w:rFonts w:ascii="Arial" w:hAnsi="Arial" w:cs="Arial"/>
          <w:b/>
        </w:rPr>
      </w:pPr>
    </w:p>
    <w:p w14:paraId="15451483" w14:textId="77777777" w:rsidR="00850610" w:rsidRDefault="00850610" w:rsidP="00850610">
      <w:pPr>
        <w:rPr>
          <w:rFonts w:ascii="Arial" w:hAnsi="Arial" w:cs="Arial"/>
          <w:b/>
        </w:rPr>
      </w:pPr>
    </w:p>
    <w:p w14:paraId="1630A462" w14:textId="77777777" w:rsidR="00850610" w:rsidRDefault="00850610" w:rsidP="00850610">
      <w:pPr>
        <w:rPr>
          <w:rFonts w:ascii="Arial" w:hAnsi="Arial" w:cs="Arial"/>
          <w:b/>
        </w:rPr>
      </w:pPr>
    </w:p>
    <w:p w14:paraId="631EFF51" w14:textId="77777777" w:rsidR="00850610" w:rsidRDefault="00850610" w:rsidP="00850610">
      <w:pPr>
        <w:rPr>
          <w:rFonts w:ascii="Arial" w:hAnsi="Arial" w:cs="Arial"/>
          <w:b/>
        </w:rPr>
      </w:pPr>
    </w:p>
    <w:p w14:paraId="3735BDB6" w14:textId="77777777" w:rsidR="00850610" w:rsidRDefault="00850610" w:rsidP="00850610">
      <w:pPr>
        <w:rPr>
          <w:rFonts w:ascii="Arial" w:hAnsi="Arial" w:cs="Arial"/>
          <w:b/>
        </w:rPr>
      </w:pPr>
    </w:p>
    <w:p w14:paraId="23BBCF8D" w14:textId="77777777" w:rsidR="00850610" w:rsidRDefault="00850610" w:rsidP="00850610">
      <w:pPr>
        <w:rPr>
          <w:rFonts w:ascii="Arial" w:hAnsi="Arial" w:cs="Arial"/>
          <w:b/>
        </w:rPr>
      </w:pPr>
    </w:p>
    <w:p w14:paraId="7716254B" w14:textId="77777777" w:rsidR="00850610" w:rsidRDefault="00850610" w:rsidP="00850610">
      <w:pPr>
        <w:rPr>
          <w:rFonts w:ascii="Arial" w:hAnsi="Arial" w:cs="Arial"/>
          <w:b/>
        </w:rPr>
      </w:pPr>
    </w:p>
    <w:p w14:paraId="27A19C9E" w14:textId="77777777" w:rsidR="00850610" w:rsidRDefault="00850610" w:rsidP="00850610">
      <w:pPr>
        <w:rPr>
          <w:rFonts w:ascii="Arial" w:hAnsi="Arial" w:cs="Arial"/>
          <w:b/>
        </w:rPr>
      </w:pPr>
    </w:p>
    <w:p w14:paraId="7E02224D" w14:textId="77777777" w:rsidR="00850610" w:rsidRDefault="00850610" w:rsidP="00850610">
      <w:pPr>
        <w:rPr>
          <w:rFonts w:ascii="Arial" w:hAnsi="Arial" w:cs="Arial"/>
          <w:b/>
        </w:rPr>
      </w:pPr>
    </w:p>
    <w:p w14:paraId="32EADA10" w14:textId="77777777" w:rsidR="00850610" w:rsidRDefault="00850610" w:rsidP="00850610">
      <w:pPr>
        <w:rPr>
          <w:rFonts w:ascii="Arial" w:hAnsi="Arial" w:cs="Arial"/>
          <w:b/>
        </w:rPr>
      </w:pPr>
    </w:p>
    <w:p w14:paraId="76BC557A" w14:textId="77777777" w:rsidR="00850610" w:rsidRDefault="00850610" w:rsidP="00850610">
      <w:pPr>
        <w:rPr>
          <w:rFonts w:ascii="Arial" w:hAnsi="Arial" w:cs="Arial"/>
          <w:b/>
        </w:rPr>
      </w:pPr>
    </w:p>
    <w:p w14:paraId="322815F8" w14:textId="77777777" w:rsidR="00850610" w:rsidRDefault="00850610" w:rsidP="00850610">
      <w:pPr>
        <w:rPr>
          <w:rFonts w:ascii="Arial" w:hAnsi="Arial" w:cs="Arial"/>
          <w:b/>
        </w:rPr>
      </w:pPr>
    </w:p>
    <w:p w14:paraId="46DF8D41" w14:textId="77777777" w:rsidR="00850610" w:rsidRDefault="00850610" w:rsidP="00850610">
      <w:pPr>
        <w:rPr>
          <w:rFonts w:ascii="Arial" w:hAnsi="Arial" w:cs="Arial"/>
          <w:b/>
        </w:rPr>
      </w:pPr>
    </w:p>
    <w:p w14:paraId="093ADF5E" w14:textId="77777777" w:rsidR="00850610" w:rsidRDefault="00850610" w:rsidP="00850610">
      <w:pPr>
        <w:rPr>
          <w:rFonts w:ascii="Arial" w:hAnsi="Arial" w:cs="Arial"/>
          <w:b/>
        </w:rPr>
      </w:pPr>
    </w:p>
    <w:p w14:paraId="3297CA14" w14:textId="77777777" w:rsidR="00850610" w:rsidRDefault="00850610" w:rsidP="00850610">
      <w:pPr>
        <w:rPr>
          <w:rFonts w:ascii="Arial" w:hAnsi="Arial" w:cs="Arial"/>
          <w:b/>
        </w:rPr>
      </w:pPr>
    </w:p>
    <w:p w14:paraId="04302C33" w14:textId="77777777" w:rsidR="00850610" w:rsidRDefault="00850610" w:rsidP="00850610">
      <w:pPr>
        <w:rPr>
          <w:rFonts w:ascii="Arial" w:hAnsi="Arial" w:cs="Arial"/>
          <w:b/>
        </w:rPr>
      </w:pPr>
    </w:p>
    <w:p w14:paraId="471C4637" w14:textId="77777777" w:rsidR="00850610" w:rsidRDefault="00850610" w:rsidP="00850610">
      <w:pPr>
        <w:rPr>
          <w:rFonts w:ascii="Arial" w:hAnsi="Arial" w:cs="Arial"/>
          <w:b/>
        </w:rPr>
      </w:pPr>
    </w:p>
    <w:p w14:paraId="22BE93D5" w14:textId="77777777" w:rsidR="00850610" w:rsidRDefault="00850610" w:rsidP="00850610">
      <w:pPr>
        <w:rPr>
          <w:rFonts w:ascii="Arial" w:hAnsi="Arial" w:cs="Arial"/>
          <w:b/>
        </w:rPr>
      </w:pPr>
    </w:p>
    <w:p w14:paraId="043A22C8" w14:textId="77777777" w:rsidR="00622BB9" w:rsidRPr="00A32C85" w:rsidRDefault="00622BB9" w:rsidP="00490B47">
      <w:pPr>
        <w:jc w:val="both"/>
        <w:rPr>
          <w:rFonts w:ascii="Arial" w:hAnsi="Arial" w:cs="Arial"/>
          <w:b/>
          <w:sz w:val="24"/>
          <w:rPrChange w:id="109" w:author="Richard Fitzpatrick" w:date="2019-04-26T18:33:00Z">
            <w:rPr>
              <w:rFonts w:ascii="Arial" w:hAnsi="Arial" w:cs="Arial"/>
              <w:b/>
            </w:rPr>
          </w:rPrChange>
        </w:rPr>
      </w:pPr>
      <w:commentRangeStart w:id="110"/>
      <w:r w:rsidRPr="00A32C85">
        <w:rPr>
          <w:rFonts w:ascii="Arial" w:hAnsi="Arial" w:cs="Arial"/>
          <w:b/>
          <w:sz w:val="24"/>
          <w:rPrChange w:id="111" w:author="Richard Fitzpatrick" w:date="2019-04-26T18:33:00Z">
            <w:rPr>
              <w:rFonts w:ascii="Arial" w:hAnsi="Arial" w:cs="Arial"/>
              <w:b/>
            </w:rPr>
          </w:rPrChange>
        </w:rPr>
        <w:lastRenderedPageBreak/>
        <w:t>METHODS AND MATERIALS</w:t>
      </w:r>
      <w:commentRangeEnd w:id="110"/>
      <w:r w:rsidR="002A5E8F">
        <w:rPr>
          <w:rStyle w:val="CommentReference"/>
        </w:rPr>
        <w:commentReference w:id="110"/>
      </w:r>
    </w:p>
    <w:p w14:paraId="45550250" w14:textId="77777777" w:rsidR="00622BB9" w:rsidRPr="00276012" w:rsidRDefault="00622BB9" w:rsidP="00490B47">
      <w:pPr>
        <w:jc w:val="both"/>
        <w:rPr>
          <w:rFonts w:ascii="Arial" w:hAnsi="Arial" w:cs="Arial"/>
        </w:rPr>
      </w:pPr>
      <w:r w:rsidRPr="00276012">
        <w:rPr>
          <w:rFonts w:ascii="Arial" w:hAnsi="Arial" w:cs="Arial"/>
        </w:rPr>
        <w:t xml:space="preserve">The model was constructed and simulated using </w:t>
      </w:r>
      <w:proofErr w:type="spellStart"/>
      <w:r w:rsidRPr="00276012">
        <w:rPr>
          <w:rFonts w:ascii="Arial" w:hAnsi="Arial" w:cs="Arial"/>
        </w:rPr>
        <w:t>COmplex</w:t>
      </w:r>
      <w:proofErr w:type="spellEnd"/>
      <w:r w:rsidRPr="00276012">
        <w:rPr>
          <w:rFonts w:ascii="Arial" w:hAnsi="Arial" w:cs="Arial"/>
        </w:rPr>
        <w:t xml:space="preserve"> </w:t>
      </w:r>
      <w:proofErr w:type="spellStart"/>
      <w:r w:rsidRPr="00276012">
        <w:rPr>
          <w:rFonts w:ascii="Arial" w:hAnsi="Arial" w:cs="Arial"/>
        </w:rPr>
        <w:t>PAthway</w:t>
      </w:r>
      <w:proofErr w:type="spellEnd"/>
      <w:r w:rsidRPr="00276012">
        <w:rPr>
          <w:rFonts w:ascii="Arial" w:hAnsi="Arial" w:cs="Arial"/>
        </w:rPr>
        <w:t xml:space="preserve"> </w:t>
      </w:r>
      <w:proofErr w:type="spellStart"/>
      <w:r w:rsidRPr="00276012">
        <w:rPr>
          <w:rFonts w:ascii="Arial" w:hAnsi="Arial" w:cs="Arial"/>
        </w:rPr>
        <w:t>SImulator</w:t>
      </w:r>
      <w:proofErr w:type="spellEnd"/>
      <w:r w:rsidRPr="00276012">
        <w:rPr>
          <w:rFonts w:ascii="Arial" w:hAnsi="Arial" w:cs="Arial"/>
        </w:rPr>
        <w:t xml:space="preserve"> (COPASI) software as this allows users to specify a biochemical system by listing molecular species with their initial concentrations and reactions with their rate constants (Hoops et al., 2006).  From these it will then create a system of differential equations which are numerically evaluated to track changes in concentration over time. </w:t>
      </w:r>
    </w:p>
    <w:p w14:paraId="69467E9E" w14:textId="003A6C77" w:rsidR="00622BB9" w:rsidRPr="00276012" w:rsidRDefault="00622BB9" w:rsidP="00490B47">
      <w:pPr>
        <w:jc w:val="both"/>
        <w:rPr>
          <w:rFonts w:ascii="Arial" w:hAnsi="Arial" w:cs="Arial"/>
        </w:rPr>
      </w:pPr>
      <w:r w:rsidRPr="00276012">
        <w:rPr>
          <w:rFonts w:ascii="Arial" w:hAnsi="Arial" w:cs="Arial"/>
        </w:rPr>
        <w:t xml:space="preserve">For all simulations, parameters for concentration, volume and time were defined in nanomolar (nM), litres (l) and seconds (s), respectively. </w:t>
      </w:r>
      <w:del w:id="113" w:author="Richard Fitzpatrick" w:date="2019-04-26T13:35:00Z">
        <w:r w:rsidRPr="00276012" w:rsidDel="006407D4">
          <w:rPr>
            <w:rFonts w:ascii="Arial" w:hAnsi="Arial" w:cs="Arial"/>
          </w:rPr>
          <w:delText>Also, all</w:delText>
        </w:r>
      </w:del>
      <w:ins w:id="114" w:author="Richard Fitzpatrick" w:date="2019-04-26T13:35:00Z">
        <w:r w:rsidR="006407D4">
          <w:rPr>
            <w:rFonts w:ascii="Arial" w:hAnsi="Arial" w:cs="Arial"/>
          </w:rPr>
          <w:t>All</w:t>
        </w:r>
      </w:ins>
      <w:r w:rsidRPr="00276012">
        <w:rPr>
          <w:rFonts w:ascii="Arial" w:hAnsi="Arial" w:cs="Arial"/>
        </w:rPr>
        <w:t xml:space="preserve"> simulations were performed deterministically using the software’s LSODA algorithm so that, when investigating the model’s activity, its output would be the same for any given combination of parameters (</w:t>
      </w:r>
      <w:proofErr w:type="spellStart"/>
      <w:r w:rsidRPr="00276012">
        <w:rPr>
          <w:rFonts w:ascii="Arial" w:hAnsi="Arial" w:cs="Arial"/>
        </w:rPr>
        <w:t>Petzold</w:t>
      </w:r>
      <w:proofErr w:type="spellEnd"/>
      <w:r w:rsidRPr="00276012">
        <w:rPr>
          <w:rFonts w:ascii="Arial" w:hAnsi="Arial" w:cs="Arial"/>
        </w:rPr>
        <w:t>, 1983).</w:t>
      </w:r>
    </w:p>
    <w:p w14:paraId="50745F25" w14:textId="77777777" w:rsidR="00622BB9" w:rsidRPr="00276012" w:rsidRDefault="00622BB9" w:rsidP="00490B47">
      <w:pPr>
        <w:jc w:val="both"/>
        <w:rPr>
          <w:rFonts w:ascii="Arial" w:hAnsi="Arial" w:cs="Arial"/>
          <w:b/>
        </w:rPr>
      </w:pPr>
      <w:r w:rsidRPr="00276012">
        <w:rPr>
          <w:rFonts w:ascii="Arial" w:hAnsi="Arial" w:cs="Arial"/>
          <w:b/>
        </w:rPr>
        <w:t>Experiment 1 – Modelling the Biochemical Architecture</w:t>
      </w:r>
    </w:p>
    <w:p w14:paraId="1B72EFED" w14:textId="77777777" w:rsidR="00622BB9" w:rsidRPr="00276012" w:rsidRDefault="00622BB9" w:rsidP="00490B47">
      <w:pPr>
        <w:jc w:val="both"/>
        <w:rPr>
          <w:rFonts w:ascii="Arial" w:hAnsi="Arial" w:cs="Arial"/>
        </w:rPr>
      </w:pPr>
      <w:r w:rsidRPr="00276012">
        <w:rPr>
          <w:rFonts w:ascii="Arial" w:hAnsi="Arial" w:cs="Arial"/>
        </w:rPr>
        <w:t>I generated a model based on the biochemical reactions of the canonical Shh pathway that have been reported in contemporary literature. To maintain biological accuracy, I chose not to include any reactions that were disputed in the literature or were not directly supported by experimental evidence.</w:t>
      </w:r>
    </w:p>
    <w:p w14:paraId="236B16A4" w14:textId="77777777" w:rsidR="00622BB9" w:rsidRPr="00276012" w:rsidRDefault="00622BB9" w:rsidP="00490B47">
      <w:pPr>
        <w:jc w:val="both"/>
        <w:rPr>
          <w:rFonts w:ascii="Arial" w:hAnsi="Arial" w:cs="Arial"/>
        </w:rPr>
      </w:pPr>
      <w:r w:rsidRPr="00276012">
        <w:rPr>
          <w:rFonts w:ascii="Arial" w:hAnsi="Arial" w:cs="Arial"/>
        </w:rPr>
        <w:t>When modelling, I entered b</w:t>
      </w:r>
      <w:r>
        <w:rPr>
          <w:rFonts w:ascii="Arial" w:hAnsi="Arial" w:cs="Arial"/>
        </w:rPr>
        <w:t xml:space="preserve">iochemical species into COPASI </w:t>
      </w:r>
      <w:r w:rsidRPr="00276012">
        <w:rPr>
          <w:rFonts w:ascii="Arial" w:hAnsi="Arial" w:cs="Arial"/>
        </w:rPr>
        <w:t xml:space="preserve">in their respective reactions based on mass-action kinetics. If the exact details of a reaction mechanism were unknown, then the biochemical event was modelled as a mathematical statement called a ‘Global Quantity’ that can be used to determine the rate of a reaction based on the value of a given parameter, which for this model was assigned to the concentration of biochemical species (Hoops et al., 2006). For instance, if the concentration of species [X] is greater than 1 nM, the rate of a reaction is 0, but if the concentration of species [X] is 0 nM, then the rate of that reaction is 0. Once all biochemical reactions had been </w:t>
      </w:r>
      <w:proofErr w:type="gramStart"/>
      <w:r w:rsidRPr="00276012">
        <w:rPr>
          <w:rFonts w:ascii="Arial" w:hAnsi="Arial" w:cs="Arial"/>
        </w:rPr>
        <w:t>entered into</w:t>
      </w:r>
      <w:proofErr w:type="gramEnd"/>
      <w:r w:rsidRPr="00276012">
        <w:rPr>
          <w:rFonts w:ascii="Arial" w:hAnsi="Arial" w:cs="Arial"/>
        </w:rPr>
        <w:t xml:space="preserve"> the model, each biochemical species was assigned to a compartment based on where they are known to be active in the neuron.</w:t>
      </w:r>
    </w:p>
    <w:p w14:paraId="5E504640" w14:textId="77777777" w:rsidR="00622BB9" w:rsidRPr="00276012" w:rsidRDefault="00622BB9" w:rsidP="00490B47">
      <w:pPr>
        <w:jc w:val="both"/>
        <w:rPr>
          <w:rFonts w:ascii="Arial" w:hAnsi="Arial" w:cs="Arial"/>
        </w:rPr>
      </w:pPr>
      <w:r w:rsidRPr="00276012">
        <w:rPr>
          <w:rFonts w:ascii="Arial" w:hAnsi="Arial" w:cs="Arial"/>
        </w:rPr>
        <w:t xml:space="preserve">To determine whether the modelled biochemical species reacted accordingly to what has been stated in the literature, I ran a simulation for all species in each biochemical reaction as concentration against time over 100 s with an interval size of 1 s. I chose this timeframe as it allowed the changes in concentration of the species to be observed with ease. Also, when performing these simulations, compartment volume, reaction rate and initial concentration of the reactant species were set to a value of 1, </w:t>
      </w:r>
      <w:proofErr w:type="gramStart"/>
      <w:r w:rsidRPr="00276012">
        <w:rPr>
          <w:rFonts w:ascii="Arial" w:hAnsi="Arial" w:cs="Arial"/>
        </w:rPr>
        <w:t>so as to</w:t>
      </w:r>
      <w:proofErr w:type="gramEnd"/>
      <w:r w:rsidRPr="00276012">
        <w:rPr>
          <w:rFonts w:ascii="Arial" w:hAnsi="Arial" w:cs="Arial"/>
        </w:rPr>
        <w:t xml:space="preserve"> observe the reactions as if all biochemical species were present without interference from their parameters.</w:t>
      </w:r>
    </w:p>
    <w:p w14:paraId="48A3F9B0" w14:textId="77777777" w:rsidR="00622BB9" w:rsidRPr="00276012" w:rsidRDefault="00622BB9" w:rsidP="00490B47">
      <w:pPr>
        <w:tabs>
          <w:tab w:val="left" w:pos="7909"/>
        </w:tabs>
        <w:jc w:val="both"/>
        <w:rPr>
          <w:rFonts w:ascii="Arial" w:hAnsi="Arial" w:cs="Arial"/>
          <w:b/>
        </w:rPr>
      </w:pPr>
      <w:r w:rsidRPr="00276012">
        <w:rPr>
          <w:rFonts w:ascii="Arial" w:hAnsi="Arial" w:cs="Arial"/>
          <w:b/>
        </w:rPr>
        <w:t>Experiment 2 – Identifying Realistic Parameters</w:t>
      </w:r>
    </w:p>
    <w:p w14:paraId="55AEB91E" w14:textId="77777777" w:rsidR="00622BB9" w:rsidRPr="00276012" w:rsidRDefault="00622BB9" w:rsidP="00490B47">
      <w:pPr>
        <w:tabs>
          <w:tab w:val="left" w:pos="7909"/>
        </w:tabs>
        <w:jc w:val="both"/>
        <w:rPr>
          <w:rFonts w:ascii="Arial" w:hAnsi="Arial" w:cs="Arial"/>
        </w:rPr>
      </w:pPr>
      <w:r w:rsidRPr="00276012">
        <w:rPr>
          <w:rFonts w:ascii="Arial" w:hAnsi="Arial" w:cs="Arial"/>
        </w:rPr>
        <w:t>When investigating the parameters of this model, all values were altered using COPASI’s ‘Parameter Scan’ tool. This was used as this allowed me to repeatedly run a simulation repeatedly with different initial values for a given parameter.</w:t>
      </w:r>
    </w:p>
    <w:p w14:paraId="2B00881F" w14:textId="77777777" w:rsidR="00622BB9" w:rsidRPr="00276012" w:rsidRDefault="00622BB9" w:rsidP="00490B47">
      <w:pPr>
        <w:jc w:val="both"/>
        <w:rPr>
          <w:rFonts w:ascii="Arial" w:hAnsi="Arial" w:cs="Arial"/>
        </w:rPr>
      </w:pPr>
      <w:r w:rsidRPr="00276012">
        <w:rPr>
          <w:rFonts w:ascii="Arial" w:hAnsi="Arial" w:cs="Arial"/>
        </w:rPr>
        <w:t xml:space="preserve">Before identifying realistic parameters for this model, I first performed a preliminary experiment to identify the sensitivity of the model’s parameters. This was done by first setting all initial parameters to 1, like in Experiment 1, and then using the parameter scan tool to run simulations whilst either increasing or decreasing the values of individual parameters relative to the value of 1 at 3600 s with an interval size of 1 s, so as to observe when the concentrations of all biochemical species affected by that parameter stopped changing. In turn, this would allow the identification of a value relative to 1 at which each of the model’s parameters caused all affected biochemical reactions to equilibrate over a realistic time period, which were reported as ‘fold </w:t>
      </w:r>
      <w:proofErr w:type="gramStart"/>
      <w:r w:rsidRPr="00276012">
        <w:rPr>
          <w:rFonts w:ascii="Arial" w:hAnsi="Arial" w:cs="Arial"/>
        </w:rPr>
        <w:t>values’</w:t>
      </w:r>
      <w:proofErr w:type="gramEnd"/>
      <w:r w:rsidRPr="00276012">
        <w:rPr>
          <w:rFonts w:ascii="Arial" w:hAnsi="Arial" w:cs="Arial"/>
        </w:rPr>
        <w:t>.</w:t>
      </w:r>
    </w:p>
    <w:p w14:paraId="4E72C708" w14:textId="77777777" w:rsidR="00622BB9" w:rsidRPr="00276012" w:rsidRDefault="00622BB9" w:rsidP="00490B47">
      <w:pPr>
        <w:jc w:val="both"/>
        <w:rPr>
          <w:rFonts w:ascii="Arial" w:hAnsi="Arial" w:cs="Arial"/>
        </w:rPr>
      </w:pPr>
      <w:r w:rsidRPr="00276012">
        <w:rPr>
          <w:rFonts w:ascii="Arial" w:hAnsi="Arial" w:cs="Arial"/>
        </w:rPr>
        <w:lastRenderedPageBreak/>
        <w:t xml:space="preserve">I obtained these values by first setting the minimum scan value to 1 for the compartment volumes and then progressively increasing the maximum scan value until equilibrium was reached. The maximum fold values for the compartment volumes were then applied to the model before examining its sensitivity for the reaction rates and initial species concentrations, </w:t>
      </w:r>
      <w:proofErr w:type="gramStart"/>
      <w:r w:rsidRPr="00276012">
        <w:rPr>
          <w:rFonts w:ascii="Arial" w:hAnsi="Arial" w:cs="Arial"/>
        </w:rPr>
        <w:t>so as to</w:t>
      </w:r>
      <w:proofErr w:type="gramEnd"/>
      <w:r w:rsidRPr="00276012">
        <w:rPr>
          <w:rFonts w:ascii="Arial" w:hAnsi="Arial" w:cs="Arial"/>
        </w:rPr>
        <w:t xml:space="preserve"> obtain realistic fold values when testing these parameters as both are proportional to the size of the compartment volumes. Afterwards, for the initial species concentrations, the minimum scan value was set to 1 and the maximum scan value was increased until equilibrium was reached, whilst for the reaction rates the maximum scan value was set to 1 and the minimum scan value was decreased until equilibrium was reached. I chose to alter the parameter values in this way as increasing and decreasing the volume and rate values, respectively, would cause the reactions to eventually be unable to equilibrate, whilst initial species concentrations were increased as this would directly affect how the reactions reached equilibrium. In turn, these provide a criterion for determining when a parameter’s values no longer influence the model over a selected time period.</w:t>
      </w:r>
    </w:p>
    <w:p w14:paraId="244A5978" w14:textId="77777777" w:rsidR="00622BB9" w:rsidRPr="00276012" w:rsidRDefault="00622BB9" w:rsidP="00490B47">
      <w:pPr>
        <w:jc w:val="both"/>
        <w:rPr>
          <w:rFonts w:ascii="Arial" w:hAnsi="Arial" w:cs="Arial"/>
        </w:rPr>
      </w:pPr>
      <w:r w:rsidRPr="00276012">
        <w:rPr>
          <w:rFonts w:ascii="Arial" w:hAnsi="Arial" w:cs="Arial"/>
        </w:rPr>
        <w:t xml:space="preserve">Once the sensitivity of the model’s parameters </w:t>
      </w:r>
      <w:proofErr w:type="gramStart"/>
      <w:r w:rsidRPr="00276012">
        <w:rPr>
          <w:rFonts w:ascii="Arial" w:hAnsi="Arial" w:cs="Arial"/>
        </w:rPr>
        <w:t>were</w:t>
      </w:r>
      <w:proofErr w:type="gramEnd"/>
      <w:r w:rsidRPr="00276012">
        <w:rPr>
          <w:rFonts w:ascii="Arial" w:hAnsi="Arial" w:cs="Arial"/>
        </w:rPr>
        <w:t xml:space="preserve"> determined, I attempted to identify a range of realistic parameters for the model. This began by first searching the literature for any concentration, rate and volume values that were applicable to this model, which led to the discovery of values for all compartment volumes (Table 3) alongside several values for reactions species concentrations (Table 4) and rates (Table 5). All of these were then converted into the appropriate units and </w:t>
      </w:r>
      <w:proofErr w:type="gramStart"/>
      <w:r w:rsidRPr="00276012">
        <w:rPr>
          <w:rFonts w:ascii="Arial" w:hAnsi="Arial" w:cs="Arial"/>
        </w:rPr>
        <w:t>entered into</w:t>
      </w:r>
      <w:proofErr w:type="gramEnd"/>
      <w:r w:rsidRPr="00276012">
        <w:rPr>
          <w:rFonts w:ascii="Arial" w:hAnsi="Arial" w:cs="Arial"/>
        </w:rPr>
        <w:t xml:space="preserve"> the model.</w:t>
      </w:r>
    </w:p>
    <w:p w14:paraId="53572915" w14:textId="6D3F5908" w:rsidR="00622BB9" w:rsidRPr="00276012" w:rsidRDefault="00622BB9" w:rsidP="00490B47">
      <w:pPr>
        <w:jc w:val="both"/>
        <w:rPr>
          <w:rFonts w:ascii="Arial" w:hAnsi="Arial" w:cs="Arial"/>
        </w:rPr>
      </w:pPr>
      <w:r w:rsidRPr="00276012">
        <w:rPr>
          <w:rFonts w:ascii="Arial" w:hAnsi="Arial" w:cs="Arial"/>
        </w:rPr>
        <w:t xml:space="preserve">For the parameters without precise values, </w:t>
      </w:r>
      <w:commentRangeStart w:id="115"/>
      <w:r w:rsidRPr="00276012">
        <w:rPr>
          <w:rFonts w:ascii="Arial" w:hAnsi="Arial" w:cs="Arial"/>
        </w:rPr>
        <w:t xml:space="preserve">realistic were determined relative </w:t>
      </w:r>
      <w:commentRangeEnd w:id="115"/>
      <w:r w:rsidR="006407D4">
        <w:rPr>
          <w:rStyle w:val="CommentReference"/>
        </w:rPr>
        <w:commentReference w:id="115"/>
      </w:r>
      <w:r w:rsidRPr="00276012">
        <w:rPr>
          <w:rFonts w:ascii="Arial" w:hAnsi="Arial" w:cs="Arial"/>
        </w:rPr>
        <w:t xml:space="preserve">to the experimental values discovered in the literature. I carried this out by using the same technique described above with the parameter scan tool to determine the lowest potential rates and the highest potential concentrations that cause the model’s biochemical reactions to equilibrate over 3600 s at an interval size of 1 s. However, instead of determining the values relative to 1, the minimum scan value for each species concentration was set to 0.1 nM, just under the lowest discovered concentration value, and the maximum scan value for each rate was set to 1, just above the largest discovered rate value. This was all done </w:t>
      </w:r>
      <w:del w:id="116" w:author="Richard Fitzpatrick" w:date="2019-04-26T13:38:00Z">
        <w:r w:rsidRPr="00276012" w:rsidDel="006407D4">
          <w:rPr>
            <w:rFonts w:ascii="Arial" w:hAnsi="Arial" w:cs="Arial"/>
          </w:rPr>
          <w:delText>so as to</w:delText>
        </w:r>
      </w:del>
      <w:ins w:id="117" w:author="Richard Fitzpatrick" w:date="2019-04-26T13:38:00Z">
        <w:r w:rsidR="006407D4" w:rsidRPr="00276012">
          <w:rPr>
            <w:rFonts w:ascii="Arial" w:hAnsi="Arial" w:cs="Arial"/>
          </w:rPr>
          <w:t>to</w:t>
        </w:r>
      </w:ins>
      <w:r w:rsidRPr="00276012">
        <w:rPr>
          <w:rFonts w:ascii="Arial" w:hAnsi="Arial" w:cs="Arial"/>
        </w:rPr>
        <w:t xml:space="preserve"> generate a range of values in which a parameter’s true value could exist.</w:t>
      </w:r>
    </w:p>
    <w:p w14:paraId="51CFF853" w14:textId="77777777" w:rsidR="00622BB9" w:rsidRPr="00276012" w:rsidRDefault="00622BB9" w:rsidP="00490B47">
      <w:pPr>
        <w:jc w:val="both"/>
        <w:rPr>
          <w:rFonts w:ascii="Arial" w:hAnsi="Arial" w:cs="Arial"/>
          <w:b/>
        </w:rPr>
      </w:pPr>
      <w:r w:rsidRPr="00276012">
        <w:rPr>
          <w:rFonts w:ascii="Arial" w:hAnsi="Arial" w:cs="Arial"/>
          <w:b/>
        </w:rPr>
        <w:t>Experiment 3 – Determining Model Robustness</w:t>
      </w:r>
    </w:p>
    <w:p w14:paraId="32765EFF" w14:textId="77777777" w:rsidR="00622BB9" w:rsidRPr="00276012" w:rsidRDefault="00622BB9" w:rsidP="00490B47">
      <w:pPr>
        <w:jc w:val="both"/>
        <w:rPr>
          <w:rFonts w:ascii="Arial" w:hAnsi="Arial" w:cs="Arial"/>
        </w:rPr>
      </w:pPr>
      <w:r w:rsidRPr="00276012">
        <w:rPr>
          <w:rFonts w:ascii="Arial" w:hAnsi="Arial" w:cs="Arial"/>
        </w:rPr>
        <w:t xml:space="preserve">Using the methods described above, I was able to assign precise values to some parameters, whilst others were constrained to a biologically plausible range of values. Based on a method used by </w:t>
      </w:r>
      <w:proofErr w:type="spellStart"/>
      <w:r w:rsidRPr="00276012">
        <w:rPr>
          <w:rFonts w:ascii="Arial" w:hAnsi="Arial" w:cs="Arial"/>
        </w:rPr>
        <w:t>Rozendaal</w:t>
      </w:r>
      <w:proofErr w:type="spellEnd"/>
      <w:r w:rsidRPr="00276012">
        <w:rPr>
          <w:rFonts w:ascii="Arial" w:hAnsi="Arial" w:cs="Arial"/>
        </w:rPr>
        <w:t xml:space="preserve"> et al. (2019), I ran simulations using random combinations of parameters from within those plausible ranges and measured the model’s response. This was done to determine the robustness of the model as it would replicate the differences in the canonical Shh pathway’s activity that would exist between the neurons of different individuals. </w:t>
      </w:r>
    </w:p>
    <w:p w14:paraId="0227241F" w14:textId="7D2E67BE" w:rsidR="00622BB9" w:rsidRPr="00276012" w:rsidRDefault="00622BB9" w:rsidP="00490B47">
      <w:pPr>
        <w:jc w:val="both"/>
        <w:rPr>
          <w:rFonts w:ascii="Arial" w:hAnsi="Arial" w:cs="Arial"/>
        </w:rPr>
      </w:pPr>
      <w:r w:rsidRPr="00276012">
        <w:rPr>
          <w:rFonts w:ascii="Arial" w:hAnsi="Arial" w:cs="Arial"/>
        </w:rPr>
        <w:t>I began this experiment by first using the ‘</w:t>
      </w:r>
      <w:proofErr w:type="spellStart"/>
      <w:proofErr w:type="gramStart"/>
      <w:r w:rsidRPr="00276012">
        <w:rPr>
          <w:rFonts w:ascii="Arial" w:hAnsi="Arial" w:cs="Arial"/>
        </w:rPr>
        <w:t>runif</w:t>
      </w:r>
      <w:proofErr w:type="spellEnd"/>
      <w:r w:rsidRPr="00276012">
        <w:rPr>
          <w:rFonts w:ascii="Arial" w:hAnsi="Arial" w:cs="Arial"/>
        </w:rPr>
        <w:t>(</w:t>
      </w:r>
      <w:proofErr w:type="gramEnd"/>
      <w:r w:rsidRPr="00276012">
        <w:rPr>
          <w:rFonts w:ascii="Arial" w:hAnsi="Arial" w:cs="Arial"/>
        </w:rPr>
        <w:t>)’ command in RStudio</w:t>
      </w:r>
      <w:ins w:id="118" w:author="Richard Fitzpatrick" w:date="2019-04-26T13:38:00Z">
        <w:r w:rsidR="006407D4">
          <w:rPr>
            <w:rFonts w:ascii="Arial" w:hAnsi="Arial" w:cs="Arial"/>
          </w:rPr>
          <w:t xml:space="preserve"> </w:t>
        </w:r>
        <w:r w:rsidR="006407D4" w:rsidRPr="00276012">
          <w:rPr>
            <w:rFonts w:ascii="Arial" w:hAnsi="Arial" w:cs="Arial"/>
          </w:rPr>
          <w:t>(RStudio Team, 2015</w:t>
        </w:r>
        <w:r w:rsidR="006407D4">
          <w:rPr>
            <w:rFonts w:ascii="Arial" w:hAnsi="Arial" w:cs="Arial"/>
          </w:rPr>
          <w:t>)</w:t>
        </w:r>
      </w:ins>
      <w:r w:rsidRPr="00276012">
        <w:rPr>
          <w:rFonts w:ascii="Arial" w:hAnsi="Arial" w:cs="Arial"/>
        </w:rPr>
        <w:t xml:space="preserve"> to generate 10 random values within the ranges for each parameter that was generated in Experiment 2</w:t>
      </w:r>
      <w:del w:id="119" w:author="Richard Fitzpatrick" w:date="2019-04-26T13:38:00Z">
        <w:r w:rsidRPr="00276012" w:rsidDel="006407D4">
          <w:rPr>
            <w:rFonts w:ascii="Arial" w:hAnsi="Arial" w:cs="Arial"/>
          </w:rPr>
          <w:delText xml:space="preserve"> (RStudio Team, 2015)</w:delText>
        </w:r>
      </w:del>
      <w:r w:rsidRPr="00276012">
        <w:rPr>
          <w:rFonts w:ascii="Arial" w:hAnsi="Arial" w:cs="Arial"/>
        </w:rPr>
        <w:t xml:space="preserve">. This led to the formation of 10 sets of realistic parameter values which, alongside the literature values, were </w:t>
      </w:r>
      <w:proofErr w:type="gramStart"/>
      <w:r w:rsidRPr="00276012">
        <w:rPr>
          <w:rFonts w:ascii="Arial" w:hAnsi="Arial" w:cs="Arial"/>
        </w:rPr>
        <w:t>entered into</w:t>
      </w:r>
      <w:proofErr w:type="gramEnd"/>
      <w:r w:rsidRPr="00276012">
        <w:rPr>
          <w:rFonts w:ascii="Arial" w:hAnsi="Arial" w:cs="Arial"/>
        </w:rPr>
        <w:t xml:space="preserve"> the model and simulated over 3600 s with an interval size of 1 s, when Shh was added and removed from the model (Appendix Table 1; Appendix Table 2). Subsequently, this generated the output of 10 different simulations with Shh and 10 different simulations without Shh which </w:t>
      </w:r>
      <w:proofErr w:type="gramStart"/>
      <w:r w:rsidRPr="00276012">
        <w:rPr>
          <w:rFonts w:ascii="Arial" w:hAnsi="Arial" w:cs="Arial"/>
        </w:rPr>
        <w:t>were all</w:t>
      </w:r>
      <w:proofErr w:type="gramEnd"/>
      <w:r w:rsidRPr="00276012">
        <w:rPr>
          <w:rFonts w:ascii="Arial" w:hAnsi="Arial" w:cs="Arial"/>
        </w:rPr>
        <w:t xml:space="preserve"> saved as a CSV file into Excel using COPASI’s ‘Report’ function, so as to later be analysed using RStudio. Specifically, I analysed the maximum species concentrations that were generated in the simulations as most of the biochemical species reached equilibrium at a value of 0 </w:t>
      </w:r>
      <w:proofErr w:type="spellStart"/>
      <w:r w:rsidRPr="00276012">
        <w:rPr>
          <w:rFonts w:ascii="Arial" w:hAnsi="Arial" w:cs="Arial"/>
        </w:rPr>
        <w:t>nM.</w:t>
      </w:r>
      <w:proofErr w:type="spellEnd"/>
      <w:r w:rsidRPr="00276012">
        <w:rPr>
          <w:rFonts w:ascii="Arial" w:hAnsi="Arial" w:cs="Arial"/>
        </w:rPr>
        <w:t xml:space="preserve"> </w:t>
      </w:r>
    </w:p>
    <w:p w14:paraId="32A177AE" w14:textId="77777777" w:rsidR="00622BB9" w:rsidRPr="00276012" w:rsidRDefault="00622BB9" w:rsidP="00490B47">
      <w:pPr>
        <w:jc w:val="both"/>
        <w:rPr>
          <w:rFonts w:ascii="Arial" w:hAnsi="Arial" w:cs="Arial"/>
        </w:rPr>
      </w:pPr>
      <w:r>
        <w:rPr>
          <w:rFonts w:ascii="Arial" w:hAnsi="Arial" w:cs="Arial"/>
        </w:rPr>
        <w:lastRenderedPageBreak/>
        <w:t>T</w:t>
      </w:r>
      <w:r w:rsidRPr="00276012">
        <w:rPr>
          <w:rFonts w:ascii="Arial" w:hAnsi="Arial" w:cs="Arial"/>
        </w:rPr>
        <w:t>his was performed by using RStudio to generate boxplots of the maximum concentrations achieved over the 10 simulations by several of the modelled biochemical species. I did this to determine the model’s overall robustness to its parameters. Afterwards, the output of the 10 simulations with Shh and the 10 simulations without Shh were statistically analysed for the maximum concentrations of their ‘Proteins’ species. Specifically, this was performed using a Wilcoxon signed-rank test as two paired samples were being analysed that were not normally distributed (Appendix Figure 1). This analysis was done to determine whether there is a difference in the robustness of the model’s activity between the presence and absence of Shh. I chose to analyse maximum ‘Proteins’ concentrations given that, if the biochemical reactions occur as expected, this should only change in the presence of Shh.</w:t>
      </w:r>
    </w:p>
    <w:p w14:paraId="77790D73" w14:textId="77777777" w:rsidR="00622BB9" w:rsidRDefault="00622BB9" w:rsidP="00622BB9">
      <w:pPr>
        <w:rPr>
          <w:rFonts w:ascii="Arial" w:hAnsi="Arial" w:cs="Arial"/>
        </w:rPr>
      </w:pPr>
    </w:p>
    <w:p w14:paraId="7A05F14E" w14:textId="77777777" w:rsidR="00622BB9" w:rsidRDefault="00622BB9" w:rsidP="00850610">
      <w:pPr>
        <w:rPr>
          <w:rFonts w:ascii="Arial" w:hAnsi="Arial" w:cs="Arial"/>
          <w:b/>
        </w:rPr>
      </w:pPr>
    </w:p>
    <w:p w14:paraId="51073957" w14:textId="77777777" w:rsidR="00706B44" w:rsidRDefault="00706B44" w:rsidP="00850610">
      <w:pPr>
        <w:rPr>
          <w:rFonts w:ascii="Arial" w:hAnsi="Arial" w:cs="Arial"/>
          <w:b/>
        </w:rPr>
      </w:pPr>
    </w:p>
    <w:p w14:paraId="1D2FB020" w14:textId="77777777" w:rsidR="00706B44" w:rsidRDefault="00706B44" w:rsidP="00850610">
      <w:pPr>
        <w:rPr>
          <w:rFonts w:ascii="Arial" w:hAnsi="Arial" w:cs="Arial"/>
          <w:b/>
        </w:rPr>
      </w:pPr>
    </w:p>
    <w:p w14:paraId="49847638" w14:textId="77777777" w:rsidR="00706B44" w:rsidRDefault="00706B44" w:rsidP="00850610">
      <w:pPr>
        <w:rPr>
          <w:rFonts w:ascii="Arial" w:hAnsi="Arial" w:cs="Arial"/>
          <w:b/>
        </w:rPr>
      </w:pPr>
    </w:p>
    <w:p w14:paraId="79B81DD4" w14:textId="77777777" w:rsidR="00706B44" w:rsidRDefault="00706B44" w:rsidP="00850610">
      <w:pPr>
        <w:rPr>
          <w:rFonts w:ascii="Arial" w:hAnsi="Arial" w:cs="Arial"/>
          <w:b/>
        </w:rPr>
      </w:pPr>
    </w:p>
    <w:p w14:paraId="275D45E7" w14:textId="77777777" w:rsidR="00706B44" w:rsidRDefault="00706B44" w:rsidP="00850610">
      <w:pPr>
        <w:rPr>
          <w:rFonts w:ascii="Arial" w:hAnsi="Arial" w:cs="Arial"/>
          <w:b/>
        </w:rPr>
      </w:pPr>
    </w:p>
    <w:p w14:paraId="404F7A5F" w14:textId="77777777" w:rsidR="00706B44" w:rsidRDefault="00706B44" w:rsidP="00850610">
      <w:pPr>
        <w:rPr>
          <w:rFonts w:ascii="Arial" w:hAnsi="Arial" w:cs="Arial"/>
          <w:b/>
        </w:rPr>
      </w:pPr>
    </w:p>
    <w:p w14:paraId="441664FB" w14:textId="77777777" w:rsidR="00706B44" w:rsidRDefault="00706B44" w:rsidP="00850610">
      <w:pPr>
        <w:rPr>
          <w:rFonts w:ascii="Arial" w:hAnsi="Arial" w:cs="Arial"/>
          <w:b/>
        </w:rPr>
      </w:pPr>
    </w:p>
    <w:p w14:paraId="2A2CBC30" w14:textId="77777777" w:rsidR="00706B44" w:rsidRDefault="00706B44" w:rsidP="00850610">
      <w:pPr>
        <w:rPr>
          <w:rFonts w:ascii="Arial" w:hAnsi="Arial" w:cs="Arial"/>
          <w:b/>
        </w:rPr>
      </w:pPr>
    </w:p>
    <w:p w14:paraId="113C5076" w14:textId="77777777" w:rsidR="00706B44" w:rsidRDefault="00706B44" w:rsidP="00850610">
      <w:pPr>
        <w:rPr>
          <w:rFonts w:ascii="Arial" w:hAnsi="Arial" w:cs="Arial"/>
          <w:b/>
        </w:rPr>
      </w:pPr>
    </w:p>
    <w:p w14:paraId="51E77C3C" w14:textId="77777777" w:rsidR="00706B44" w:rsidRDefault="00706B44" w:rsidP="00850610">
      <w:pPr>
        <w:rPr>
          <w:rFonts w:ascii="Arial" w:hAnsi="Arial" w:cs="Arial"/>
          <w:b/>
        </w:rPr>
      </w:pPr>
    </w:p>
    <w:p w14:paraId="3895DA92" w14:textId="77777777" w:rsidR="00706B44" w:rsidRDefault="00706B44" w:rsidP="00850610">
      <w:pPr>
        <w:rPr>
          <w:rFonts w:ascii="Arial" w:hAnsi="Arial" w:cs="Arial"/>
          <w:b/>
        </w:rPr>
      </w:pPr>
    </w:p>
    <w:p w14:paraId="67EEE588" w14:textId="77777777" w:rsidR="00706B44" w:rsidRDefault="00706B44" w:rsidP="00850610">
      <w:pPr>
        <w:rPr>
          <w:rFonts w:ascii="Arial" w:hAnsi="Arial" w:cs="Arial"/>
          <w:b/>
        </w:rPr>
      </w:pPr>
    </w:p>
    <w:p w14:paraId="52E89215" w14:textId="77777777" w:rsidR="00706B44" w:rsidRDefault="00706B44" w:rsidP="00850610">
      <w:pPr>
        <w:rPr>
          <w:rFonts w:ascii="Arial" w:hAnsi="Arial" w:cs="Arial"/>
          <w:b/>
        </w:rPr>
      </w:pPr>
    </w:p>
    <w:p w14:paraId="3F391D40" w14:textId="77777777" w:rsidR="00706B44" w:rsidRDefault="00706B44" w:rsidP="00850610">
      <w:pPr>
        <w:rPr>
          <w:rFonts w:ascii="Arial" w:hAnsi="Arial" w:cs="Arial"/>
          <w:b/>
        </w:rPr>
      </w:pPr>
    </w:p>
    <w:p w14:paraId="0D23F021" w14:textId="77777777" w:rsidR="00706B44" w:rsidRDefault="00706B44" w:rsidP="00850610">
      <w:pPr>
        <w:rPr>
          <w:rFonts w:ascii="Arial" w:hAnsi="Arial" w:cs="Arial"/>
          <w:b/>
        </w:rPr>
      </w:pPr>
    </w:p>
    <w:p w14:paraId="36BFC73B" w14:textId="77777777" w:rsidR="00706B44" w:rsidRDefault="00706B44" w:rsidP="00850610">
      <w:pPr>
        <w:rPr>
          <w:rFonts w:ascii="Arial" w:hAnsi="Arial" w:cs="Arial"/>
          <w:b/>
        </w:rPr>
      </w:pPr>
    </w:p>
    <w:p w14:paraId="764AE079" w14:textId="77777777" w:rsidR="00706B44" w:rsidRDefault="00706B44" w:rsidP="00850610">
      <w:pPr>
        <w:rPr>
          <w:rFonts w:ascii="Arial" w:hAnsi="Arial" w:cs="Arial"/>
          <w:b/>
        </w:rPr>
      </w:pPr>
    </w:p>
    <w:p w14:paraId="31926B15" w14:textId="77777777" w:rsidR="00706B44" w:rsidRDefault="00706B44" w:rsidP="00850610">
      <w:pPr>
        <w:rPr>
          <w:rFonts w:ascii="Arial" w:hAnsi="Arial" w:cs="Arial"/>
          <w:b/>
        </w:rPr>
      </w:pPr>
    </w:p>
    <w:p w14:paraId="5922D879" w14:textId="77777777" w:rsidR="00706B44" w:rsidRDefault="00706B44" w:rsidP="00850610">
      <w:pPr>
        <w:rPr>
          <w:rFonts w:ascii="Arial" w:hAnsi="Arial" w:cs="Arial"/>
          <w:b/>
        </w:rPr>
      </w:pPr>
    </w:p>
    <w:p w14:paraId="28D77D9D" w14:textId="77777777" w:rsidR="00706B44" w:rsidRDefault="00706B44" w:rsidP="00850610">
      <w:pPr>
        <w:rPr>
          <w:rFonts w:ascii="Arial" w:hAnsi="Arial" w:cs="Arial"/>
          <w:b/>
        </w:rPr>
      </w:pPr>
    </w:p>
    <w:p w14:paraId="6DFAB9D6" w14:textId="516EE24C" w:rsidR="00706B44" w:rsidRDefault="00706B44" w:rsidP="00850610">
      <w:pPr>
        <w:rPr>
          <w:rFonts w:ascii="Arial" w:hAnsi="Arial" w:cs="Arial"/>
          <w:b/>
        </w:rPr>
      </w:pPr>
    </w:p>
    <w:p w14:paraId="25EC6EE8" w14:textId="77777777" w:rsidR="00490B47" w:rsidRDefault="00490B47" w:rsidP="00850610">
      <w:pPr>
        <w:rPr>
          <w:rFonts w:ascii="Arial" w:hAnsi="Arial" w:cs="Arial"/>
          <w:b/>
        </w:rPr>
      </w:pPr>
    </w:p>
    <w:p w14:paraId="46B843B9" w14:textId="77777777" w:rsidR="00706B44" w:rsidRDefault="00706B44" w:rsidP="00850610">
      <w:pPr>
        <w:rPr>
          <w:rFonts w:ascii="Arial" w:hAnsi="Arial" w:cs="Arial"/>
          <w:b/>
        </w:rPr>
      </w:pPr>
    </w:p>
    <w:p w14:paraId="260AE926" w14:textId="77777777" w:rsidR="00706B44" w:rsidRPr="00A32C85" w:rsidRDefault="00706B44" w:rsidP="00490B47">
      <w:pPr>
        <w:jc w:val="both"/>
        <w:rPr>
          <w:rFonts w:ascii="Arial" w:hAnsi="Arial" w:cs="Arial"/>
          <w:b/>
          <w:sz w:val="24"/>
          <w:rPrChange w:id="120" w:author="Richard Fitzpatrick" w:date="2019-04-26T18:33:00Z">
            <w:rPr>
              <w:rFonts w:ascii="Arial" w:hAnsi="Arial" w:cs="Arial"/>
              <w:b/>
            </w:rPr>
          </w:rPrChange>
        </w:rPr>
      </w:pPr>
      <w:r w:rsidRPr="00A32C85">
        <w:rPr>
          <w:rFonts w:ascii="Arial" w:hAnsi="Arial" w:cs="Arial"/>
          <w:b/>
          <w:sz w:val="24"/>
          <w:rPrChange w:id="121" w:author="Richard Fitzpatrick" w:date="2019-04-26T18:33:00Z">
            <w:rPr>
              <w:rFonts w:ascii="Arial" w:hAnsi="Arial" w:cs="Arial"/>
              <w:b/>
            </w:rPr>
          </w:rPrChange>
        </w:rPr>
        <w:lastRenderedPageBreak/>
        <w:t>RESULTS</w:t>
      </w:r>
    </w:p>
    <w:p w14:paraId="0B9F2196" w14:textId="77777777" w:rsidR="00706B44" w:rsidRPr="00827E27" w:rsidRDefault="00706B44" w:rsidP="00490B47">
      <w:pPr>
        <w:jc w:val="both"/>
        <w:rPr>
          <w:rFonts w:ascii="Arial" w:hAnsi="Arial" w:cs="Arial"/>
          <w:b/>
        </w:rPr>
      </w:pPr>
      <w:r w:rsidRPr="00827E27">
        <w:rPr>
          <w:rFonts w:ascii="Arial" w:hAnsi="Arial" w:cs="Arial"/>
          <w:b/>
        </w:rPr>
        <w:t>Description of the Biochemical Architecture</w:t>
      </w:r>
    </w:p>
    <w:p w14:paraId="72D8359B" w14:textId="77777777" w:rsidR="00706B44" w:rsidRPr="00827E27" w:rsidRDefault="00706B44" w:rsidP="00490B47">
      <w:pPr>
        <w:jc w:val="both"/>
        <w:rPr>
          <w:rFonts w:ascii="Arial" w:hAnsi="Arial" w:cs="Arial"/>
        </w:rPr>
      </w:pPr>
      <w:r w:rsidRPr="00827E27">
        <w:rPr>
          <w:rFonts w:ascii="Arial" w:hAnsi="Arial" w:cs="Arial"/>
        </w:rPr>
        <w:t xml:space="preserve">I created a model that qualitatively replicates the biochemical reactions of the canonical Shh pathway in neurons. This consists of 20 different reactions and 6 different global quantities that model what has been established about the pathway’s reactions through experimental investigation (Table 1). In turn, 33 different biochemical species have been modelled into 3 separate compartments (Table 2). </w:t>
      </w:r>
      <w:r>
        <w:rPr>
          <w:rFonts w:ascii="Arial" w:hAnsi="Arial" w:cs="Arial"/>
        </w:rPr>
        <w:t>Overall, t</w:t>
      </w:r>
      <w:r w:rsidRPr="00827E27">
        <w:rPr>
          <w:rFonts w:ascii="Arial" w:hAnsi="Arial" w:cs="Arial"/>
        </w:rPr>
        <w:t>he results of the model’s output and the corresponding biochemical reactions in the absence of Shh are illustrated in Figures 4 and 5, and in the presence of Shh are illustrated in Figures 6 and 7.</w:t>
      </w:r>
    </w:p>
    <w:p w14:paraId="6B8D6B66" w14:textId="0149414C" w:rsidR="00706B44" w:rsidRPr="00827E27" w:rsidRDefault="00706B44" w:rsidP="00490B47">
      <w:pPr>
        <w:jc w:val="both"/>
        <w:rPr>
          <w:rFonts w:ascii="Arial" w:hAnsi="Arial" w:cs="Arial"/>
        </w:rPr>
      </w:pPr>
      <w:r w:rsidRPr="00827E27">
        <w:rPr>
          <w:rFonts w:ascii="Arial" w:hAnsi="Arial" w:cs="Arial"/>
        </w:rPr>
        <w:t>To accurately replicate the biochemical reactions in the presence and absence of Shh, this model was created as a monostable switch – a network with two steady states of reactions that occur either by adding or removing Shh from the system (Ferrel</w:t>
      </w:r>
      <w:r>
        <w:rPr>
          <w:rFonts w:ascii="Arial" w:hAnsi="Arial" w:cs="Arial"/>
        </w:rPr>
        <w:t>l</w:t>
      </w:r>
      <w:r w:rsidRPr="00827E27">
        <w:rPr>
          <w:rFonts w:ascii="Arial" w:hAnsi="Arial" w:cs="Arial"/>
        </w:rPr>
        <w:t xml:space="preserve"> and Ha, 2014). For instance, when the initial Shh concentration is set to 1 nM, all associated reactions are active, whereas when the initial concentration is set to 0 nM, only the reactions that occur without Shh are active. </w:t>
      </w:r>
      <w:del w:id="122" w:author="Richard Fitzpatrick" w:date="2019-04-26T14:49:00Z">
        <w:r w:rsidRPr="00827E27" w:rsidDel="00331714">
          <w:rPr>
            <w:rFonts w:ascii="Arial" w:hAnsi="Arial" w:cs="Arial"/>
          </w:rPr>
          <w:delText>Also, by g</w:delText>
        </w:r>
      </w:del>
      <w:ins w:id="123" w:author="Richard Fitzpatrick" w:date="2019-04-26T14:49:00Z">
        <w:r w:rsidR="00331714">
          <w:rPr>
            <w:rFonts w:ascii="Arial" w:hAnsi="Arial" w:cs="Arial"/>
          </w:rPr>
          <w:t>G</w:t>
        </w:r>
      </w:ins>
      <w:r w:rsidRPr="00827E27">
        <w:rPr>
          <w:rFonts w:ascii="Arial" w:hAnsi="Arial" w:cs="Arial"/>
        </w:rPr>
        <w:t>enerating a model in this way</w:t>
      </w:r>
      <w:del w:id="124" w:author="Richard Fitzpatrick" w:date="2019-04-26T14:49:00Z">
        <w:r w:rsidRPr="00827E27" w:rsidDel="00331714">
          <w:rPr>
            <w:rFonts w:ascii="Arial" w:hAnsi="Arial" w:cs="Arial"/>
          </w:rPr>
          <w:delText>, this would</w:delText>
        </w:r>
      </w:del>
      <w:r w:rsidRPr="00827E27">
        <w:rPr>
          <w:rFonts w:ascii="Arial" w:hAnsi="Arial" w:cs="Arial"/>
        </w:rPr>
        <w:t xml:space="preserve"> allow</w:t>
      </w:r>
      <w:ins w:id="125" w:author="Richard Fitzpatrick" w:date="2019-04-26T14:49:00Z">
        <w:r w:rsidR="00331714">
          <w:rPr>
            <w:rFonts w:ascii="Arial" w:hAnsi="Arial" w:cs="Arial"/>
          </w:rPr>
          <w:t>s</w:t>
        </w:r>
      </w:ins>
      <w:r w:rsidRPr="00827E27">
        <w:rPr>
          <w:rFonts w:ascii="Arial" w:hAnsi="Arial" w:cs="Arial"/>
        </w:rPr>
        <w:t xml:space="preserve"> greater control over the model when trying to understand the output of the simulated reactions.</w:t>
      </w:r>
    </w:p>
    <w:p w14:paraId="2B5E1E11" w14:textId="14B2968F" w:rsidR="00706B44" w:rsidRPr="00827E27" w:rsidRDefault="00706B44" w:rsidP="00490B47">
      <w:pPr>
        <w:jc w:val="both"/>
        <w:rPr>
          <w:rFonts w:ascii="Arial" w:hAnsi="Arial" w:cs="Arial"/>
        </w:rPr>
      </w:pPr>
      <w:r w:rsidRPr="00827E27">
        <w:rPr>
          <w:rFonts w:ascii="Arial" w:hAnsi="Arial" w:cs="Arial"/>
        </w:rPr>
        <w:t>I included all</w:t>
      </w:r>
      <w:ins w:id="126" w:author="Richard Fitzpatrick" w:date="2019-04-26T14:49:00Z">
        <w:r w:rsidR="00370B79">
          <w:rPr>
            <w:rFonts w:ascii="Arial" w:hAnsi="Arial" w:cs="Arial"/>
          </w:rPr>
          <w:t xml:space="preserve"> known</w:t>
        </w:r>
      </w:ins>
      <w:r w:rsidRPr="00827E27">
        <w:rPr>
          <w:rFonts w:ascii="Arial" w:hAnsi="Arial" w:cs="Arial"/>
        </w:rPr>
        <w:t xml:space="preserve"> intracellular biochemical reactions that occur from the interactions between Ptch1 and </w:t>
      </w:r>
      <w:proofErr w:type="spellStart"/>
      <w:r w:rsidRPr="00827E27">
        <w:rPr>
          <w:rFonts w:ascii="Arial" w:hAnsi="Arial" w:cs="Arial"/>
        </w:rPr>
        <w:t>Smo</w:t>
      </w:r>
      <w:proofErr w:type="spellEnd"/>
      <w:r w:rsidRPr="00827E27">
        <w:rPr>
          <w:rFonts w:ascii="Arial" w:hAnsi="Arial" w:cs="Arial"/>
        </w:rPr>
        <w:t xml:space="preserve"> to gene expression, both in the presence and absence of Shh. The only reactions that were not included were the interactions of the gene products that feed back into the pathway. Specifically, I did not include the expression of </w:t>
      </w:r>
      <w:r w:rsidRPr="00010E83">
        <w:rPr>
          <w:rFonts w:ascii="Arial" w:hAnsi="Arial" w:cs="Arial"/>
          <w:i/>
        </w:rPr>
        <w:t>HHIP</w:t>
      </w:r>
      <w:r w:rsidRPr="00827E27">
        <w:rPr>
          <w:rFonts w:ascii="Arial" w:hAnsi="Arial" w:cs="Arial"/>
        </w:rPr>
        <w:t xml:space="preserve">, </w:t>
      </w:r>
      <w:r w:rsidRPr="00010E83">
        <w:rPr>
          <w:rFonts w:ascii="Arial" w:hAnsi="Arial" w:cs="Arial"/>
          <w:i/>
        </w:rPr>
        <w:t>PTCH1</w:t>
      </w:r>
      <w:r w:rsidRPr="00827E27">
        <w:rPr>
          <w:rFonts w:ascii="Arial" w:hAnsi="Arial" w:cs="Arial"/>
        </w:rPr>
        <w:t xml:space="preserve"> and </w:t>
      </w:r>
      <w:r w:rsidRPr="00010E83">
        <w:rPr>
          <w:rFonts w:ascii="Arial" w:hAnsi="Arial" w:cs="Arial"/>
          <w:i/>
        </w:rPr>
        <w:t>GLI1</w:t>
      </w:r>
      <w:r w:rsidRPr="00827E27">
        <w:rPr>
          <w:rFonts w:ascii="Arial" w:hAnsi="Arial" w:cs="Arial"/>
        </w:rPr>
        <w:t>, which produce Hedgehog interacting protein (</w:t>
      </w:r>
      <w:proofErr w:type="spellStart"/>
      <w:r w:rsidRPr="00827E27">
        <w:rPr>
          <w:rFonts w:ascii="Arial" w:hAnsi="Arial" w:cs="Arial"/>
        </w:rPr>
        <w:t>Hhip</w:t>
      </w:r>
      <w:proofErr w:type="spellEnd"/>
      <w:r w:rsidRPr="00827E27">
        <w:rPr>
          <w:rFonts w:ascii="Arial" w:hAnsi="Arial" w:cs="Arial"/>
        </w:rPr>
        <w:t xml:space="preserve">) and Ptch1 that together negatively regulate Shh activity, as well as the transcription factor Gli1 which expresses these target genes (Jeong and McMahon, 2005; </w:t>
      </w:r>
      <w:proofErr w:type="spellStart"/>
      <w:r w:rsidRPr="00827E27">
        <w:rPr>
          <w:rFonts w:ascii="Arial" w:hAnsi="Arial" w:cs="Arial"/>
        </w:rPr>
        <w:t>Riobo</w:t>
      </w:r>
      <w:proofErr w:type="spellEnd"/>
      <w:r w:rsidRPr="00827E27">
        <w:rPr>
          <w:rFonts w:ascii="Arial" w:hAnsi="Arial" w:cs="Arial"/>
        </w:rPr>
        <w:t xml:space="preserve"> and Manning, 2007). The reason for removing these reactions is that they eventually occur independently of the pathway’s influence and so were not integral to understanding whether the biochemical reactions leading </w:t>
      </w:r>
      <w:r>
        <w:rPr>
          <w:rFonts w:ascii="Arial" w:hAnsi="Arial" w:cs="Arial"/>
        </w:rPr>
        <w:t xml:space="preserve">to </w:t>
      </w:r>
      <w:r w:rsidRPr="00827E27">
        <w:rPr>
          <w:rFonts w:ascii="Arial" w:hAnsi="Arial" w:cs="Arial"/>
        </w:rPr>
        <w:t>gene expression could be modelled. Therefore, all products of gene expression were simply modelled as ‘Proteins’.</w:t>
      </w:r>
    </w:p>
    <w:p w14:paraId="54B44F50" w14:textId="77777777" w:rsidR="00706B44" w:rsidRDefault="00706B44" w:rsidP="00490B47">
      <w:pPr>
        <w:jc w:val="both"/>
        <w:rPr>
          <w:rFonts w:ascii="Arial" w:hAnsi="Arial" w:cs="Arial"/>
          <w:b/>
        </w:rPr>
      </w:pPr>
      <w:r>
        <w:rPr>
          <w:rFonts w:ascii="Arial" w:hAnsi="Arial" w:cs="Arial"/>
          <w:b/>
        </w:rPr>
        <w:t>Model Sensitivity and Realistic Values</w:t>
      </w:r>
    </w:p>
    <w:p w14:paraId="24538170" w14:textId="77777777" w:rsidR="00706B44" w:rsidRDefault="00706B44" w:rsidP="00490B47">
      <w:pPr>
        <w:jc w:val="both"/>
        <w:rPr>
          <w:rFonts w:ascii="Arial" w:hAnsi="Arial" w:cs="Arial"/>
        </w:rPr>
      </w:pPr>
      <w:r>
        <w:rPr>
          <w:rFonts w:ascii="Arial" w:hAnsi="Arial" w:cs="Arial"/>
        </w:rPr>
        <w:t>When examining the sensitivity of the model’s parameters, there was much variation between its fold values, particularly for the rates. Conversely, when determining realistic parameters for the model, there was little variation between their values, although they were all found to be within reasonable ranges relative to what has been reported in the literature.</w:t>
      </w:r>
    </w:p>
    <w:p w14:paraId="32996334" w14:textId="77777777" w:rsidR="00706B44" w:rsidRDefault="00706B44" w:rsidP="00490B47">
      <w:pPr>
        <w:jc w:val="both"/>
        <w:rPr>
          <w:rFonts w:ascii="Arial" w:hAnsi="Arial" w:cs="Arial"/>
        </w:rPr>
      </w:pPr>
      <w:r>
        <w:rPr>
          <w:rFonts w:ascii="Arial" w:hAnsi="Arial" w:cs="Arial"/>
        </w:rPr>
        <w:t xml:space="preserve">From the fold values, it was identified that the model’s parameters were most sensitive to changes in volume of the Primary Cilium (Table 3), the concentration of both GPR161 and </w:t>
      </w:r>
      <w:proofErr w:type="spellStart"/>
      <w:r>
        <w:rPr>
          <w:rFonts w:ascii="Arial" w:hAnsi="Arial" w:cs="Arial"/>
        </w:rPr>
        <w:t>Smo</w:t>
      </w:r>
      <w:proofErr w:type="spellEnd"/>
      <w:r>
        <w:rPr>
          <w:rFonts w:ascii="Arial" w:hAnsi="Arial" w:cs="Arial"/>
        </w:rPr>
        <w:t xml:space="preserve"> (Table 4) and the rate of ‘GPR161 Activation’ (Table 5). Additionally, it was found that the model’s reactions were least sensitive to changes in volume of the Soma (Table 3), the concentration of ATP (Table 4) and the rate of ‘Shh Binding’ (Table 5).</w:t>
      </w:r>
    </w:p>
    <w:p w14:paraId="417FA09A" w14:textId="77777777" w:rsidR="00706B44" w:rsidRDefault="00706B44" w:rsidP="00490B47">
      <w:pPr>
        <w:jc w:val="both"/>
        <w:rPr>
          <w:rFonts w:ascii="Arial" w:hAnsi="Arial" w:cs="Arial"/>
        </w:rPr>
      </w:pPr>
      <w:r>
        <w:rPr>
          <w:rFonts w:ascii="Arial" w:hAnsi="Arial" w:cs="Arial"/>
        </w:rPr>
        <w:t xml:space="preserve">With regards to the realistic parameters, it was found that </w:t>
      </w:r>
      <w:proofErr w:type="spellStart"/>
      <w:r>
        <w:rPr>
          <w:rFonts w:ascii="Arial" w:hAnsi="Arial" w:cs="Arial"/>
        </w:rPr>
        <w:t>Smo</w:t>
      </w:r>
      <w:proofErr w:type="spellEnd"/>
      <w:r>
        <w:rPr>
          <w:rFonts w:ascii="Arial" w:hAnsi="Arial" w:cs="Arial"/>
        </w:rPr>
        <w:t xml:space="preserve"> and ‘Protein Loss’ had the largest range of values for concentration (Table 4) and rate (Table 5), respectively. Also, several concentration and rate values were found to be the same as their initial set value as they failed to alter the model’s reactions over the set time course. Specifically, this was identified for the concentrations of CK1,</w:t>
      </w:r>
      <w:r w:rsidRPr="00CB1DD1">
        <w:rPr>
          <w:rFonts w:ascii="Arial" w:hAnsi="Arial" w:cs="Arial"/>
        </w:rPr>
        <w:t xml:space="preserve"> </w:t>
      </w:r>
      <w:r w:rsidRPr="006D4138">
        <w:rPr>
          <w:rFonts w:ascii="Arial" w:hAnsi="Arial" w:cs="Arial"/>
        </w:rPr>
        <w:t>β</w:t>
      </w:r>
      <w:proofErr w:type="spellStart"/>
      <w:r w:rsidRPr="006D4138">
        <w:rPr>
          <w:rFonts w:ascii="Arial" w:hAnsi="Arial" w:cs="Arial"/>
        </w:rPr>
        <w:t>TrCP</w:t>
      </w:r>
      <w:proofErr w:type="spellEnd"/>
      <w:r w:rsidRPr="006D4138">
        <w:rPr>
          <w:rFonts w:ascii="Arial" w:hAnsi="Arial" w:cs="Arial"/>
        </w:rPr>
        <w:t>/Cul1</w:t>
      </w:r>
      <w:r>
        <w:rPr>
          <w:rFonts w:ascii="Arial" w:hAnsi="Arial" w:cs="Arial"/>
        </w:rPr>
        <w:t xml:space="preserve"> and SPOP/Cul3 (Table 4) and the rates of ‘Smoothened Inhibition’, ‘GPR161 Activation’, ‘</w:t>
      </w:r>
      <w:proofErr w:type="spellStart"/>
      <w:r>
        <w:rPr>
          <w:rFonts w:ascii="Arial" w:hAnsi="Arial" w:cs="Arial"/>
        </w:rPr>
        <w:t>SuFu</w:t>
      </w:r>
      <w:proofErr w:type="spellEnd"/>
      <w:r>
        <w:rPr>
          <w:rFonts w:ascii="Arial" w:hAnsi="Arial" w:cs="Arial"/>
        </w:rPr>
        <w:t xml:space="preserve"> </w:t>
      </w:r>
      <w:proofErr w:type="spellStart"/>
      <w:r>
        <w:rPr>
          <w:rFonts w:ascii="Arial" w:hAnsi="Arial" w:cs="Arial"/>
        </w:rPr>
        <w:t>Bindng</w:t>
      </w:r>
      <w:proofErr w:type="spellEnd"/>
      <w:r>
        <w:rPr>
          <w:rFonts w:ascii="Arial" w:hAnsi="Arial" w:cs="Arial"/>
        </w:rPr>
        <w:t>’, ‘</w:t>
      </w:r>
      <w:proofErr w:type="spellStart"/>
      <w:r>
        <w:rPr>
          <w:rFonts w:ascii="Arial" w:hAnsi="Arial" w:cs="Arial"/>
        </w:rPr>
        <w:t>SuFu</w:t>
      </w:r>
      <w:proofErr w:type="spellEnd"/>
      <w:r>
        <w:rPr>
          <w:rFonts w:ascii="Arial" w:hAnsi="Arial" w:cs="Arial"/>
        </w:rPr>
        <w:t xml:space="preserve"> Loss’, ‘Smoothened Localisation’, ‘Kif7 Binding’, ‘Kif7 Translocation’ and ‘Gli2/3 Activation’ (Table 5).</w:t>
      </w:r>
    </w:p>
    <w:p w14:paraId="5840FE33" w14:textId="77777777" w:rsidR="00706B44" w:rsidRDefault="00706B44" w:rsidP="00490B47">
      <w:pPr>
        <w:jc w:val="both"/>
        <w:rPr>
          <w:rFonts w:ascii="Arial" w:hAnsi="Arial" w:cs="Arial"/>
          <w:b/>
        </w:rPr>
      </w:pPr>
    </w:p>
    <w:p w14:paraId="5064C497" w14:textId="77777777" w:rsidR="00706B44" w:rsidRDefault="00706B44" w:rsidP="00490B47">
      <w:pPr>
        <w:jc w:val="both"/>
        <w:rPr>
          <w:rFonts w:ascii="Arial" w:hAnsi="Arial" w:cs="Arial"/>
          <w:b/>
        </w:rPr>
      </w:pPr>
      <w:r w:rsidRPr="007944C4">
        <w:rPr>
          <w:rFonts w:ascii="Arial" w:hAnsi="Arial" w:cs="Arial"/>
          <w:b/>
        </w:rPr>
        <w:lastRenderedPageBreak/>
        <w:t>Model Robustness</w:t>
      </w:r>
    </w:p>
    <w:p w14:paraId="44D6BB6F" w14:textId="77777777" w:rsidR="00706B44" w:rsidRDefault="00706B44" w:rsidP="00490B47">
      <w:pPr>
        <w:jc w:val="both"/>
        <w:rPr>
          <w:rFonts w:ascii="Arial" w:hAnsi="Arial" w:cs="Arial"/>
        </w:rPr>
      </w:pPr>
      <w:r w:rsidRPr="00901F25">
        <w:rPr>
          <w:rFonts w:ascii="Arial" w:hAnsi="Arial" w:cs="Arial"/>
        </w:rPr>
        <w:t>From examining the output of the model’s 10 simulations with and without Shh, two important findings were made. First, many of the species’ concentrations reached 0 nM almost instantly and</w:t>
      </w:r>
      <w:r>
        <w:rPr>
          <w:rFonts w:ascii="Arial" w:hAnsi="Arial" w:cs="Arial"/>
        </w:rPr>
        <w:t xml:space="preserve"> second, the concentrations of </w:t>
      </w:r>
      <w:proofErr w:type="spellStart"/>
      <w:r>
        <w:rPr>
          <w:rFonts w:ascii="Arial" w:hAnsi="Arial" w:cs="Arial"/>
        </w:rPr>
        <w:t>SuFu</w:t>
      </w:r>
      <w:proofErr w:type="spellEnd"/>
      <w:r>
        <w:rPr>
          <w:rFonts w:ascii="Arial" w:hAnsi="Arial" w:cs="Arial"/>
        </w:rPr>
        <w:t xml:space="preserve">(P)-Gli2/3, </w:t>
      </w:r>
      <w:proofErr w:type="spellStart"/>
      <w:r w:rsidRPr="009A37D6">
        <w:rPr>
          <w:rFonts w:ascii="Arial" w:hAnsi="Arial" w:cs="Arial"/>
        </w:rPr>
        <w:t>SuFu</w:t>
      </w:r>
      <w:proofErr w:type="spellEnd"/>
      <w:r w:rsidRPr="009A37D6">
        <w:rPr>
          <w:rFonts w:ascii="Arial" w:hAnsi="Arial" w:cs="Arial"/>
        </w:rPr>
        <w:t>(P)-Gli2/3-Kif7</w:t>
      </w:r>
      <w:r>
        <w:rPr>
          <w:rFonts w:ascii="Arial" w:hAnsi="Arial" w:cs="Arial"/>
        </w:rPr>
        <w:t xml:space="preserve">, </w:t>
      </w:r>
      <w:proofErr w:type="spellStart"/>
      <w:r w:rsidRPr="009A37D6">
        <w:rPr>
          <w:rFonts w:ascii="Arial" w:hAnsi="Arial" w:cs="Arial"/>
        </w:rPr>
        <w:t>SuFu</w:t>
      </w:r>
      <w:proofErr w:type="spellEnd"/>
      <w:r w:rsidRPr="009A37D6">
        <w:rPr>
          <w:rFonts w:ascii="Arial" w:hAnsi="Arial" w:cs="Arial"/>
        </w:rPr>
        <w:t>(P)-Gli2/3-Kif7(P)</w:t>
      </w:r>
      <w:r>
        <w:rPr>
          <w:rFonts w:ascii="Arial" w:hAnsi="Arial" w:cs="Arial"/>
        </w:rPr>
        <w:t xml:space="preserve"> and Gli2/3(P) did not change from 0 nM, either with or without Shh. With this discovery, it was decided that boxplots of Proteins and Gli2/3(R) were to be generated as these illustrate the overall output of the model’s biochemical reactions with and without Shh, respectively, and they had realistically high concentrations. Therefore, from these boxplots, a relatively small distribution of their concentrations was identified with no outliers (Figure 9). This illustrates the model’s robustness as there can only be a discrete range of outcomes for this model’s biochemical reactions, irrespective of the set of parameter values that are </w:t>
      </w:r>
      <w:proofErr w:type="gramStart"/>
      <w:r>
        <w:rPr>
          <w:rFonts w:ascii="Arial" w:hAnsi="Arial" w:cs="Arial"/>
        </w:rPr>
        <w:t>entered into</w:t>
      </w:r>
      <w:proofErr w:type="gramEnd"/>
      <w:r>
        <w:rPr>
          <w:rFonts w:ascii="Arial" w:hAnsi="Arial" w:cs="Arial"/>
        </w:rPr>
        <w:t xml:space="preserve"> it.</w:t>
      </w:r>
    </w:p>
    <w:p w14:paraId="7CE15E59" w14:textId="77777777" w:rsidR="00706B44" w:rsidRDefault="00706B44" w:rsidP="00490B47">
      <w:pPr>
        <w:jc w:val="both"/>
        <w:rPr>
          <w:rFonts w:ascii="Arial" w:hAnsi="Arial" w:cs="Arial"/>
        </w:rPr>
      </w:pPr>
      <w:r>
        <w:rPr>
          <w:rFonts w:ascii="Arial" w:hAnsi="Arial" w:cs="Arial"/>
        </w:rPr>
        <w:t xml:space="preserve">Furthermore, after generating boxplots of Proteins concentration from the 10 simulations with and without Shh, it was identified that, with Shh, there was a relatively small distribution of values with no outliers and that, without Shh, Proteins concentration remained at 0 </w:t>
      </w:r>
      <w:proofErr w:type="spellStart"/>
      <w:r>
        <w:rPr>
          <w:rFonts w:ascii="Arial" w:hAnsi="Arial" w:cs="Arial"/>
        </w:rPr>
        <w:t>nM.</w:t>
      </w:r>
      <w:proofErr w:type="spellEnd"/>
      <w:r>
        <w:rPr>
          <w:rFonts w:ascii="Arial" w:hAnsi="Arial" w:cs="Arial"/>
        </w:rPr>
        <w:t xml:space="preserve"> In turn, this signifies that the model’s biochemical reactions are robust irrespective of whether Shh is added or removed and that the difference in activity of the biochemical reactions are found to be statistically significant (Figure 10; v = 55, p = 0.006).</w:t>
      </w:r>
    </w:p>
    <w:p w14:paraId="6CED720B" w14:textId="12BEBC4E" w:rsidR="00A32C85" w:rsidRDefault="00A32C85">
      <w:pPr>
        <w:rPr>
          <w:rFonts w:ascii="Arial" w:hAnsi="Arial" w:cs="Arial"/>
          <w:b/>
        </w:rPr>
      </w:pPr>
      <w:r>
        <w:rPr>
          <w:rFonts w:ascii="Arial" w:hAnsi="Arial" w:cs="Arial"/>
          <w:b/>
        </w:rPr>
        <w:br w:type="page"/>
      </w:r>
    </w:p>
    <w:tbl>
      <w:tblPr>
        <w:tblStyle w:val="PlainTable2"/>
        <w:tblW w:w="9072" w:type="dxa"/>
        <w:tblLook w:val="04A0" w:firstRow="1" w:lastRow="0" w:firstColumn="1" w:lastColumn="0" w:noHBand="0" w:noVBand="1"/>
        <w:tblPrChange w:id="127" w:author="Richard Fitzpatrick" w:date="2019-04-26T18:35:00Z">
          <w:tblPr>
            <w:tblStyle w:val="TableGrid"/>
            <w:tblW w:w="0" w:type="auto"/>
            <w:tblLook w:val="04A0" w:firstRow="1" w:lastRow="0" w:firstColumn="1" w:lastColumn="0" w:noHBand="0" w:noVBand="1"/>
          </w:tblPr>
        </w:tblPrChange>
      </w:tblPr>
      <w:tblGrid>
        <w:gridCol w:w="1794"/>
        <w:gridCol w:w="5152"/>
        <w:gridCol w:w="2126"/>
        <w:tblGridChange w:id="128">
          <w:tblGrid>
            <w:gridCol w:w="2547"/>
            <w:gridCol w:w="4394"/>
            <w:gridCol w:w="2075"/>
          </w:tblGrid>
        </w:tblGridChange>
      </w:tblGrid>
      <w:tr w:rsidR="006E792D" w:rsidRPr="007450AE" w14:paraId="403526DD" w14:textId="77777777" w:rsidTr="00A32C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4" w:type="dxa"/>
            <w:tcPrChange w:id="129" w:author="Richard Fitzpatrick" w:date="2019-04-26T18:35:00Z">
              <w:tcPr>
                <w:tcW w:w="2547" w:type="dxa"/>
              </w:tcPr>
            </w:tcPrChange>
          </w:tcPr>
          <w:p w14:paraId="3010EC8A" w14:textId="77777777" w:rsidR="006E792D" w:rsidRPr="007450AE" w:rsidRDefault="006E792D" w:rsidP="00F26248">
            <w:pPr>
              <w:jc w:val="center"/>
              <w:cnfStyle w:val="101000000000" w:firstRow="1" w:lastRow="0" w:firstColumn="1" w:lastColumn="0" w:oddVBand="0" w:evenVBand="0" w:oddHBand="0" w:evenHBand="0" w:firstRowFirstColumn="0" w:firstRowLastColumn="0" w:lastRowFirstColumn="0" w:lastRowLastColumn="0"/>
              <w:rPr>
                <w:rFonts w:ascii="Arial" w:hAnsi="Arial" w:cs="Arial"/>
                <w:b w:val="0"/>
                <w:sz w:val="20"/>
                <w:rPrChange w:id="130" w:author="Richard Fitzpatrick" w:date="2019-04-26T13:22:00Z">
                  <w:rPr>
                    <w:rFonts w:ascii="Arial" w:hAnsi="Arial" w:cs="Arial"/>
                    <w:b w:val="0"/>
                  </w:rPr>
                </w:rPrChange>
              </w:rPr>
            </w:pPr>
            <w:r w:rsidRPr="007450AE">
              <w:rPr>
                <w:rFonts w:ascii="Arial" w:hAnsi="Arial" w:cs="Arial"/>
                <w:sz w:val="20"/>
                <w:rPrChange w:id="131" w:author="Richard Fitzpatrick" w:date="2019-04-26T13:22:00Z">
                  <w:rPr>
                    <w:rFonts w:ascii="Arial" w:hAnsi="Arial" w:cs="Arial"/>
                  </w:rPr>
                </w:rPrChange>
              </w:rPr>
              <w:lastRenderedPageBreak/>
              <w:t>Name</w:t>
            </w:r>
          </w:p>
        </w:tc>
        <w:tc>
          <w:tcPr>
            <w:tcW w:w="5152" w:type="dxa"/>
            <w:tcPrChange w:id="132" w:author="Richard Fitzpatrick" w:date="2019-04-26T18:35:00Z">
              <w:tcPr>
                <w:tcW w:w="4394" w:type="dxa"/>
              </w:tcPr>
            </w:tcPrChange>
          </w:tcPr>
          <w:p w14:paraId="144F299A" w14:textId="77777777" w:rsidR="006E792D" w:rsidRPr="007450AE" w:rsidRDefault="006E792D" w:rsidP="00F26248">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0"/>
                <w:rPrChange w:id="133" w:author="Richard Fitzpatrick" w:date="2019-04-26T13:22:00Z">
                  <w:rPr>
                    <w:rFonts w:ascii="Arial" w:hAnsi="Arial" w:cs="Arial"/>
                    <w:b w:val="0"/>
                  </w:rPr>
                </w:rPrChange>
              </w:rPr>
            </w:pPr>
            <w:r w:rsidRPr="007450AE">
              <w:rPr>
                <w:rFonts w:ascii="Arial" w:hAnsi="Arial" w:cs="Arial"/>
                <w:sz w:val="20"/>
                <w:rPrChange w:id="134" w:author="Richard Fitzpatrick" w:date="2019-04-26T13:22:00Z">
                  <w:rPr>
                    <w:rFonts w:ascii="Arial" w:hAnsi="Arial" w:cs="Arial"/>
                  </w:rPr>
                </w:rPrChange>
              </w:rPr>
              <w:t>Reaction</w:t>
            </w:r>
          </w:p>
        </w:tc>
        <w:tc>
          <w:tcPr>
            <w:tcW w:w="2126" w:type="dxa"/>
            <w:tcPrChange w:id="135" w:author="Richard Fitzpatrick" w:date="2019-04-26T18:35:00Z">
              <w:tcPr>
                <w:tcW w:w="2075" w:type="dxa"/>
              </w:tcPr>
            </w:tcPrChange>
          </w:tcPr>
          <w:p w14:paraId="3BFBA6A7" w14:textId="77777777" w:rsidR="006E792D" w:rsidRPr="007450AE" w:rsidRDefault="006E792D" w:rsidP="00F26248">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0"/>
                <w:rPrChange w:id="136" w:author="Richard Fitzpatrick" w:date="2019-04-26T13:22:00Z">
                  <w:rPr>
                    <w:rFonts w:ascii="Arial" w:hAnsi="Arial" w:cs="Arial"/>
                    <w:b w:val="0"/>
                  </w:rPr>
                </w:rPrChange>
              </w:rPr>
            </w:pPr>
            <w:r w:rsidRPr="007450AE">
              <w:rPr>
                <w:rFonts w:ascii="Arial" w:hAnsi="Arial" w:cs="Arial"/>
                <w:sz w:val="20"/>
                <w:rPrChange w:id="137" w:author="Richard Fitzpatrick" w:date="2019-04-26T13:22:00Z">
                  <w:rPr>
                    <w:rFonts w:ascii="Arial" w:hAnsi="Arial" w:cs="Arial"/>
                  </w:rPr>
                </w:rPrChange>
              </w:rPr>
              <w:t>Global Quantity</w:t>
            </w:r>
          </w:p>
        </w:tc>
      </w:tr>
      <w:tr w:rsidR="006E792D" w:rsidRPr="007450AE" w14:paraId="0E9FC532" w14:textId="77777777" w:rsidTr="00A32C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4" w:type="dxa"/>
            <w:tcPrChange w:id="138" w:author="Richard Fitzpatrick" w:date="2019-04-26T18:35:00Z">
              <w:tcPr>
                <w:tcW w:w="2547" w:type="dxa"/>
              </w:tcPr>
            </w:tcPrChange>
          </w:tcPr>
          <w:p w14:paraId="5220D017" w14:textId="77777777" w:rsidR="006E792D" w:rsidRPr="007450AE" w:rsidRDefault="006E792D" w:rsidP="00F26248">
            <w:pPr>
              <w:jc w:val="center"/>
              <w:cnfStyle w:val="001000100000" w:firstRow="0" w:lastRow="0" w:firstColumn="1" w:lastColumn="0" w:oddVBand="0" w:evenVBand="0" w:oddHBand="1" w:evenHBand="0" w:firstRowFirstColumn="0" w:firstRowLastColumn="0" w:lastRowFirstColumn="0" w:lastRowLastColumn="0"/>
              <w:rPr>
                <w:rFonts w:ascii="Arial" w:hAnsi="Arial" w:cs="Arial"/>
                <w:sz w:val="20"/>
                <w:rPrChange w:id="139" w:author="Richard Fitzpatrick" w:date="2019-04-26T13:22:00Z">
                  <w:rPr>
                    <w:rFonts w:ascii="Arial" w:hAnsi="Arial" w:cs="Arial"/>
                  </w:rPr>
                </w:rPrChange>
              </w:rPr>
            </w:pPr>
            <w:r w:rsidRPr="007450AE">
              <w:rPr>
                <w:rFonts w:ascii="Arial" w:hAnsi="Arial" w:cs="Arial"/>
                <w:sz w:val="20"/>
                <w:rPrChange w:id="140" w:author="Richard Fitzpatrick" w:date="2019-04-26T13:22:00Z">
                  <w:rPr>
                    <w:rFonts w:ascii="Arial" w:hAnsi="Arial" w:cs="Arial"/>
                  </w:rPr>
                </w:rPrChange>
              </w:rPr>
              <w:t>Smoothened Inhibition</w:t>
            </w:r>
          </w:p>
        </w:tc>
        <w:tc>
          <w:tcPr>
            <w:tcW w:w="5152" w:type="dxa"/>
            <w:tcPrChange w:id="141" w:author="Richard Fitzpatrick" w:date="2019-04-26T18:35:00Z">
              <w:tcPr>
                <w:tcW w:w="4394" w:type="dxa"/>
              </w:tcPr>
            </w:tcPrChange>
          </w:tcPr>
          <w:p w14:paraId="4FDBDA19" w14:textId="77777777" w:rsidR="006E792D" w:rsidRPr="007450AE" w:rsidRDefault="006E792D" w:rsidP="00F26248">
            <w:pPr>
              <w:cnfStyle w:val="000000100000" w:firstRow="0" w:lastRow="0" w:firstColumn="0" w:lastColumn="0" w:oddVBand="0" w:evenVBand="0" w:oddHBand="1" w:evenHBand="0" w:firstRowFirstColumn="0" w:firstRowLastColumn="0" w:lastRowFirstColumn="0" w:lastRowLastColumn="0"/>
              <w:rPr>
                <w:rFonts w:ascii="Arial" w:hAnsi="Arial" w:cs="Arial"/>
                <w:sz w:val="20"/>
                <w:rPrChange w:id="142" w:author="Richard Fitzpatrick" w:date="2019-04-26T13:22:00Z">
                  <w:rPr>
                    <w:rFonts w:ascii="Arial" w:hAnsi="Arial" w:cs="Arial"/>
                  </w:rPr>
                </w:rPrChange>
              </w:rPr>
            </w:pPr>
            <w:r w:rsidRPr="007450AE">
              <w:rPr>
                <w:rFonts w:ascii="Arial" w:hAnsi="Arial" w:cs="Arial"/>
                <w:sz w:val="20"/>
                <w:rPrChange w:id="143" w:author="Richard Fitzpatrick" w:date="2019-04-26T13:22:00Z">
                  <w:rPr>
                    <w:rFonts w:ascii="Arial" w:hAnsi="Arial" w:cs="Arial"/>
                  </w:rPr>
                </w:rPrChange>
              </w:rPr>
              <w:t xml:space="preserve">Ptch1 + </w:t>
            </w:r>
            <w:proofErr w:type="spellStart"/>
            <w:r w:rsidRPr="007450AE">
              <w:rPr>
                <w:rFonts w:ascii="Arial" w:hAnsi="Arial" w:cs="Arial"/>
                <w:sz w:val="20"/>
                <w:rPrChange w:id="144" w:author="Richard Fitzpatrick" w:date="2019-04-26T13:22:00Z">
                  <w:rPr>
                    <w:rFonts w:ascii="Arial" w:hAnsi="Arial" w:cs="Arial"/>
                  </w:rPr>
                </w:rPrChange>
              </w:rPr>
              <w:t>Smo</w:t>
            </w:r>
            <w:proofErr w:type="spellEnd"/>
            <w:r w:rsidRPr="007450AE">
              <w:rPr>
                <w:rFonts w:ascii="Arial" w:hAnsi="Arial" w:cs="Arial"/>
                <w:sz w:val="20"/>
                <w:rPrChange w:id="145" w:author="Richard Fitzpatrick" w:date="2019-04-26T13:22:00Z">
                  <w:rPr>
                    <w:rFonts w:ascii="Arial" w:hAnsi="Arial" w:cs="Arial"/>
                  </w:rPr>
                </w:rPrChange>
              </w:rPr>
              <w:t xml:space="preserve"> -&gt; Ptch1-Smo(I)</w:t>
            </w:r>
          </w:p>
        </w:tc>
        <w:tc>
          <w:tcPr>
            <w:tcW w:w="2126" w:type="dxa"/>
            <w:tcPrChange w:id="146" w:author="Richard Fitzpatrick" w:date="2019-04-26T18:35:00Z">
              <w:tcPr>
                <w:tcW w:w="2075" w:type="dxa"/>
              </w:tcPr>
            </w:tcPrChange>
          </w:tcPr>
          <w:p w14:paraId="404ABF75" w14:textId="77777777" w:rsidR="006E792D" w:rsidRPr="007450AE" w:rsidRDefault="006E792D" w:rsidP="00F262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Change w:id="147" w:author="Richard Fitzpatrick" w:date="2019-04-26T13:22:00Z">
                  <w:rPr>
                    <w:rFonts w:ascii="Arial" w:hAnsi="Arial" w:cs="Arial"/>
                  </w:rPr>
                </w:rPrChange>
              </w:rPr>
            </w:pPr>
            <w:r w:rsidRPr="007450AE">
              <w:rPr>
                <w:rFonts w:ascii="Arial" w:hAnsi="Arial" w:cs="Arial"/>
                <w:sz w:val="20"/>
                <w:rPrChange w:id="148" w:author="Richard Fitzpatrick" w:date="2019-04-26T13:22:00Z">
                  <w:rPr>
                    <w:rFonts w:ascii="Arial" w:hAnsi="Arial" w:cs="Arial"/>
                  </w:rPr>
                </w:rPrChange>
              </w:rPr>
              <w:t>if({[Shh]} &gt; 0,0,1)</w:t>
            </w:r>
          </w:p>
        </w:tc>
      </w:tr>
      <w:tr w:rsidR="006E792D" w:rsidRPr="007450AE" w14:paraId="62E924CD" w14:textId="77777777" w:rsidTr="00A32C85">
        <w:tc>
          <w:tcPr>
            <w:cnfStyle w:val="001000000000" w:firstRow="0" w:lastRow="0" w:firstColumn="1" w:lastColumn="0" w:oddVBand="0" w:evenVBand="0" w:oddHBand="0" w:evenHBand="0" w:firstRowFirstColumn="0" w:firstRowLastColumn="0" w:lastRowFirstColumn="0" w:lastRowLastColumn="0"/>
            <w:tcW w:w="1794" w:type="dxa"/>
            <w:tcPrChange w:id="149" w:author="Richard Fitzpatrick" w:date="2019-04-26T18:35:00Z">
              <w:tcPr>
                <w:tcW w:w="2547" w:type="dxa"/>
              </w:tcPr>
            </w:tcPrChange>
          </w:tcPr>
          <w:p w14:paraId="225CD2E7" w14:textId="77777777" w:rsidR="006E792D" w:rsidRPr="007450AE" w:rsidRDefault="006E792D" w:rsidP="00F26248">
            <w:pPr>
              <w:jc w:val="center"/>
              <w:rPr>
                <w:rFonts w:ascii="Arial" w:hAnsi="Arial" w:cs="Arial"/>
                <w:sz w:val="20"/>
                <w:rPrChange w:id="150" w:author="Richard Fitzpatrick" w:date="2019-04-26T13:22:00Z">
                  <w:rPr>
                    <w:rFonts w:ascii="Arial" w:hAnsi="Arial" w:cs="Arial"/>
                  </w:rPr>
                </w:rPrChange>
              </w:rPr>
            </w:pPr>
            <w:r w:rsidRPr="007450AE">
              <w:rPr>
                <w:rFonts w:ascii="Arial" w:hAnsi="Arial" w:cs="Arial"/>
                <w:sz w:val="20"/>
                <w:rPrChange w:id="151" w:author="Richard Fitzpatrick" w:date="2019-04-26T13:22:00Z">
                  <w:rPr>
                    <w:rFonts w:ascii="Arial" w:hAnsi="Arial" w:cs="Arial"/>
                  </w:rPr>
                </w:rPrChange>
              </w:rPr>
              <w:t>GPR161 Activation</w:t>
            </w:r>
          </w:p>
        </w:tc>
        <w:tc>
          <w:tcPr>
            <w:tcW w:w="5152" w:type="dxa"/>
            <w:tcPrChange w:id="152" w:author="Richard Fitzpatrick" w:date="2019-04-26T18:35:00Z">
              <w:tcPr>
                <w:tcW w:w="4394" w:type="dxa"/>
              </w:tcPr>
            </w:tcPrChange>
          </w:tcPr>
          <w:p w14:paraId="5E13A32F" w14:textId="77777777" w:rsidR="006E792D" w:rsidRPr="007450AE" w:rsidRDefault="006E792D" w:rsidP="00F26248">
            <w:pPr>
              <w:cnfStyle w:val="000000000000" w:firstRow="0" w:lastRow="0" w:firstColumn="0" w:lastColumn="0" w:oddVBand="0" w:evenVBand="0" w:oddHBand="0" w:evenHBand="0" w:firstRowFirstColumn="0" w:firstRowLastColumn="0" w:lastRowFirstColumn="0" w:lastRowLastColumn="0"/>
              <w:rPr>
                <w:rFonts w:ascii="Arial" w:hAnsi="Arial" w:cs="Arial"/>
                <w:sz w:val="20"/>
                <w:rPrChange w:id="153" w:author="Richard Fitzpatrick" w:date="2019-04-26T13:22:00Z">
                  <w:rPr>
                    <w:rFonts w:ascii="Arial" w:hAnsi="Arial" w:cs="Arial"/>
                  </w:rPr>
                </w:rPrChange>
              </w:rPr>
            </w:pPr>
            <w:r w:rsidRPr="007450AE">
              <w:rPr>
                <w:rFonts w:ascii="Arial" w:hAnsi="Arial" w:cs="Arial"/>
                <w:sz w:val="20"/>
                <w:rPrChange w:id="154" w:author="Richard Fitzpatrick" w:date="2019-04-26T13:22:00Z">
                  <w:rPr>
                    <w:rFonts w:ascii="Arial" w:hAnsi="Arial" w:cs="Arial"/>
                  </w:rPr>
                </w:rPrChange>
              </w:rPr>
              <w:t>GPR161 -&gt; GPR161(A)</w:t>
            </w:r>
          </w:p>
        </w:tc>
        <w:tc>
          <w:tcPr>
            <w:tcW w:w="2126" w:type="dxa"/>
            <w:tcPrChange w:id="155" w:author="Richard Fitzpatrick" w:date="2019-04-26T18:35:00Z">
              <w:tcPr>
                <w:tcW w:w="2075" w:type="dxa"/>
              </w:tcPr>
            </w:tcPrChange>
          </w:tcPr>
          <w:p w14:paraId="326835EA" w14:textId="5EEEF7A2" w:rsidR="006E792D" w:rsidRPr="007450AE" w:rsidRDefault="006E792D" w:rsidP="00F262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Change w:id="156" w:author="Richard Fitzpatrick" w:date="2019-04-26T13:22:00Z">
                  <w:rPr>
                    <w:rFonts w:ascii="Arial" w:hAnsi="Arial" w:cs="Arial"/>
                  </w:rPr>
                </w:rPrChange>
              </w:rPr>
            </w:pPr>
            <w:r w:rsidRPr="007450AE">
              <w:rPr>
                <w:rFonts w:ascii="Arial" w:hAnsi="Arial" w:cs="Arial"/>
                <w:sz w:val="20"/>
                <w:rPrChange w:id="157" w:author="Richard Fitzpatrick" w:date="2019-04-26T13:22:00Z">
                  <w:rPr>
                    <w:rFonts w:ascii="Arial" w:hAnsi="Arial" w:cs="Arial"/>
                  </w:rPr>
                </w:rPrChange>
              </w:rPr>
              <w:t>if({[Ptch1-Smo(I)]} &gt; 0,</w:t>
            </w:r>
            <w:del w:id="158" w:author="Richard Fitzpatrick" w:date="2019-04-26T15:07:00Z">
              <w:r w:rsidRPr="007450AE" w:rsidDel="00EC1139">
                <w:rPr>
                  <w:rFonts w:ascii="Arial" w:hAnsi="Arial" w:cs="Arial"/>
                  <w:sz w:val="20"/>
                  <w:rPrChange w:id="159" w:author="Richard Fitzpatrick" w:date="2019-04-26T13:22:00Z">
                    <w:rPr>
                      <w:rFonts w:ascii="Arial" w:hAnsi="Arial" w:cs="Arial"/>
                    </w:rPr>
                  </w:rPrChange>
                </w:rPr>
                <w:delText>1,if</w:delText>
              </w:r>
            </w:del>
            <w:ins w:id="160" w:author="Richard Fitzpatrick" w:date="2019-04-26T15:07:00Z">
              <w:r w:rsidR="00EC1139" w:rsidRPr="007450AE">
                <w:rPr>
                  <w:rFonts w:ascii="Arial" w:hAnsi="Arial" w:cs="Arial"/>
                  <w:sz w:val="20"/>
                </w:rPr>
                <w:t>1, if</w:t>
              </w:r>
            </w:ins>
            <w:r w:rsidRPr="007450AE">
              <w:rPr>
                <w:rFonts w:ascii="Arial" w:hAnsi="Arial" w:cs="Arial"/>
                <w:sz w:val="20"/>
                <w:rPrChange w:id="161" w:author="Richard Fitzpatrick" w:date="2019-04-26T13:22:00Z">
                  <w:rPr>
                    <w:rFonts w:ascii="Arial" w:hAnsi="Arial" w:cs="Arial"/>
                  </w:rPr>
                </w:rPrChange>
              </w:rPr>
              <w:t>({[Shh]} &gt; 0,0,1))</w:t>
            </w:r>
          </w:p>
        </w:tc>
      </w:tr>
      <w:tr w:rsidR="006E792D" w:rsidRPr="007450AE" w14:paraId="01E6552D" w14:textId="77777777" w:rsidTr="00A32C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4" w:type="dxa"/>
            <w:tcPrChange w:id="162" w:author="Richard Fitzpatrick" w:date="2019-04-26T18:35:00Z">
              <w:tcPr>
                <w:tcW w:w="2547" w:type="dxa"/>
              </w:tcPr>
            </w:tcPrChange>
          </w:tcPr>
          <w:p w14:paraId="2535C1AA" w14:textId="77777777" w:rsidR="006E792D" w:rsidRPr="007450AE" w:rsidRDefault="006E792D" w:rsidP="00F26248">
            <w:pPr>
              <w:jc w:val="center"/>
              <w:cnfStyle w:val="001000100000" w:firstRow="0" w:lastRow="0" w:firstColumn="1" w:lastColumn="0" w:oddVBand="0" w:evenVBand="0" w:oddHBand="1" w:evenHBand="0" w:firstRowFirstColumn="0" w:firstRowLastColumn="0" w:lastRowFirstColumn="0" w:lastRowLastColumn="0"/>
              <w:rPr>
                <w:rFonts w:ascii="Arial" w:hAnsi="Arial" w:cs="Arial"/>
                <w:sz w:val="20"/>
                <w:rPrChange w:id="163" w:author="Richard Fitzpatrick" w:date="2019-04-26T13:22:00Z">
                  <w:rPr>
                    <w:rFonts w:ascii="Arial" w:hAnsi="Arial" w:cs="Arial"/>
                  </w:rPr>
                </w:rPrChange>
              </w:rPr>
            </w:pPr>
            <w:r w:rsidRPr="007450AE">
              <w:rPr>
                <w:rFonts w:ascii="Arial" w:hAnsi="Arial" w:cs="Arial"/>
                <w:sz w:val="20"/>
                <w:rPrChange w:id="164" w:author="Richard Fitzpatrick" w:date="2019-04-26T13:22:00Z">
                  <w:rPr>
                    <w:rFonts w:ascii="Arial" w:hAnsi="Arial" w:cs="Arial"/>
                  </w:rPr>
                </w:rPrChange>
              </w:rPr>
              <w:t>AC Activation</w:t>
            </w:r>
          </w:p>
        </w:tc>
        <w:tc>
          <w:tcPr>
            <w:tcW w:w="5152" w:type="dxa"/>
            <w:tcPrChange w:id="165" w:author="Richard Fitzpatrick" w:date="2019-04-26T18:35:00Z">
              <w:tcPr>
                <w:tcW w:w="4394" w:type="dxa"/>
              </w:tcPr>
            </w:tcPrChange>
          </w:tcPr>
          <w:p w14:paraId="1A534D88" w14:textId="77777777" w:rsidR="006E792D" w:rsidRPr="007450AE" w:rsidRDefault="006E792D" w:rsidP="00F26248">
            <w:pPr>
              <w:cnfStyle w:val="000000100000" w:firstRow="0" w:lastRow="0" w:firstColumn="0" w:lastColumn="0" w:oddVBand="0" w:evenVBand="0" w:oddHBand="1" w:evenHBand="0" w:firstRowFirstColumn="0" w:firstRowLastColumn="0" w:lastRowFirstColumn="0" w:lastRowLastColumn="0"/>
              <w:rPr>
                <w:rFonts w:ascii="Arial" w:hAnsi="Arial" w:cs="Arial"/>
                <w:sz w:val="20"/>
                <w:rPrChange w:id="166" w:author="Richard Fitzpatrick" w:date="2019-04-26T13:22:00Z">
                  <w:rPr>
                    <w:rFonts w:ascii="Arial" w:hAnsi="Arial" w:cs="Arial"/>
                  </w:rPr>
                </w:rPrChange>
              </w:rPr>
            </w:pPr>
            <w:r w:rsidRPr="007450AE">
              <w:rPr>
                <w:rFonts w:ascii="Arial" w:hAnsi="Arial" w:cs="Arial"/>
                <w:sz w:val="20"/>
                <w:rPrChange w:id="167" w:author="Richard Fitzpatrick" w:date="2019-04-26T13:22:00Z">
                  <w:rPr>
                    <w:rFonts w:ascii="Arial" w:hAnsi="Arial" w:cs="Arial"/>
                  </w:rPr>
                </w:rPrChange>
              </w:rPr>
              <w:t>ATP + AC -&gt; cAMP + AC</w:t>
            </w:r>
          </w:p>
        </w:tc>
        <w:tc>
          <w:tcPr>
            <w:tcW w:w="2126" w:type="dxa"/>
            <w:tcPrChange w:id="168" w:author="Richard Fitzpatrick" w:date="2019-04-26T18:35:00Z">
              <w:tcPr>
                <w:tcW w:w="2075" w:type="dxa"/>
              </w:tcPr>
            </w:tcPrChange>
          </w:tcPr>
          <w:p w14:paraId="08D22BC8" w14:textId="77777777" w:rsidR="006E792D" w:rsidRPr="007450AE" w:rsidRDefault="006E792D" w:rsidP="00F262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Change w:id="169" w:author="Richard Fitzpatrick" w:date="2019-04-26T13:22:00Z">
                  <w:rPr>
                    <w:rFonts w:ascii="Arial" w:hAnsi="Arial" w:cs="Arial"/>
                  </w:rPr>
                </w:rPrChange>
              </w:rPr>
            </w:pPr>
            <w:r w:rsidRPr="007450AE">
              <w:rPr>
                <w:rFonts w:ascii="Arial" w:hAnsi="Arial" w:cs="Arial"/>
                <w:sz w:val="20"/>
                <w:rPrChange w:id="170" w:author="Richard Fitzpatrick" w:date="2019-04-26T13:22:00Z">
                  <w:rPr>
                    <w:rFonts w:ascii="Arial" w:hAnsi="Arial" w:cs="Arial"/>
                  </w:rPr>
                </w:rPrChange>
              </w:rPr>
              <w:t>if({[GPR161(A)]} &gt; 0,1,0)</w:t>
            </w:r>
          </w:p>
        </w:tc>
      </w:tr>
      <w:tr w:rsidR="006E792D" w:rsidRPr="007450AE" w14:paraId="76758732" w14:textId="77777777" w:rsidTr="00A32C85">
        <w:tc>
          <w:tcPr>
            <w:cnfStyle w:val="001000000000" w:firstRow="0" w:lastRow="0" w:firstColumn="1" w:lastColumn="0" w:oddVBand="0" w:evenVBand="0" w:oddHBand="0" w:evenHBand="0" w:firstRowFirstColumn="0" w:firstRowLastColumn="0" w:lastRowFirstColumn="0" w:lastRowLastColumn="0"/>
            <w:tcW w:w="1794" w:type="dxa"/>
            <w:tcPrChange w:id="171" w:author="Richard Fitzpatrick" w:date="2019-04-26T18:35:00Z">
              <w:tcPr>
                <w:tcW w:w="2547" w:type="dxa"/>
              </w:tcPr>
            </w:tcPrChange>
          </w:tcPr>
          <w:p w14:paraId="7C5E57B1" w14:textId="77777777" w:rsidR="006E792D" w:rsidRPr="007450AE" w:rsidRDefault="006E792D" w:rsidP="00F26248">
            <w:pPr>
              <w:jc w:val="center"/>
              <w:rPr>
                <w:rFonts w:ascii="Arial" w:hAnsi="Arial" w:cs="Arial"/>
                <w:sz w:val="20"/>
                <w:rPrChange w:id="172" w:author="Richard Fitzpatrick" w:date="2019-04-26T13:22:00Z">
                  <w:rPr>
                    <w:rFonts w:ascii="Arial" w:hAnsi="Arial" w:cs="Arial"/>
                  </w:rPr>
                </w:rPrChange>
              </w:rPr>
            </w:pPr>
            <w:r w:rsidRPr="007450AE">
              <w:rPr>
                <w:rFonts w:ascii="Arial" w:hAnsi="Arial" w:cs="Arial"/>
                <w:sz w:val="20"/>
                <w:rPrChange w:id="173" w:author="Richard Fitzpatrick" w:date="2019-04-26T13:22:00Z">
                  <w:rPr>
                    <w:rFonts w:ascii="Arial" w:hAnsi="Arial" w:cs="Arial"/>
                  </w:rPr>
                </w:rPrChange>
              </w:rPr>
              <w:t>PKA Activation 1</w:t>
            </w:r>
          </w:p>
        </w:tc>
        <w:tc>
          <w:tcPr>
            <w:tcW w:w="5152" w:type="dxa"/>
            <w:tcPrChange w:id="174" w:author="Richard Fitzpatrick" w:date="2019-04-26T18:35:00Z">
              <w:tcPr>
                <w:tcW w:w="4394" w:type="dxa"/>
              </w:tcPr>
            </w:tcPrChange>
          </w:tcPr>
          <w:p w14:paraId="4A5711EC" w14:textId="77777777" w:rsidR="006E792D" w:rsidRPr="007450AE" w:rsidRDefault="006E792D" w:rsidP="00F26248">
            <w:pPr>
              <w:cnfStyle w:val="000000000000" w:firstRow="0" w:lastRow="0" w:firstColumn="0" w:lastColumn="0" w:oddVBand="0" w:evenVBand="0" w:oddHBand="0" w:evenHBand="0" w:firstRowFirstColumn="0" w:firstRowLastColumn="0" w:lastRowFirstColumn="0" w:lastRowLastColumn="0"/>
              <w:rPr>
                <w:rFonts w:ascii="Arial" w:hAnsi="Arial" w:cs="Arial"/>
                <w:sz w:val="20"/>
                <w:rPrChange w:id="175" w:author="Richard Fitzpatrick" w:date="2019-04-26T13:22:00Z">
                  <w:rPr>
                    <w:rFonts w:ascii="Arial" w:hAnsi="Arial" w:cs="Arial"/>
                  </w:rPr>
                </w:rPrChange>
              </w:rPr>
            </w:pPr>
            <w:r w:rsidRPr="007450AE">
              <w:rPr>
                <w:rFonts w:ascii="Arial" w:hAnsi="Arial" w:cs="Arial"/>
                <w:sz w:val="20"/>
                <w:rPrChange w:id="176" w:author="Richard Fitzpatrick" w:date="2019-04-26T13:22:00Z">
                  <w:rPr>
                    <w:rFonts w:ascii="Arial" w:hAnsi="Arial" w:cs="Arial"/>
                  </w:rPr>
                </w:rPrChange>
              </w:rPr>
              <w:t>PKA(I) + 2 * cAMP -&gt; PKA(I/C)</w:t>
            </w:r>
          </w:p>
        </w:tc>
        <w:tc>
          <w:tcPr>
            <w:tcW w:w="2126" w:type="dxa"/>
            <w:tcPrChange w:id="177" w:author="Richard Fitzpatrick" w:date="2019-04-26T18:35:00Z">
              <w:tcPr>
                <w:tcW w:w="2075" w:type="dxa"/>
              </w:tcPr>
            </w:tcPrChange>
          </w:tcPr>
          <w:p w14:paraId="09575571" w14:textId="77777777" w:rsidR="006E792D" w:rsidRPr="007450AE" w:rsidRDefault="006E792D" w:rsidP="00F262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Change w:id="178" w:author="Richard Fitzpatrick" w:date="2019-04-26T13:22:00Z">
                  <w:rPr>
                    <w:rFonts w:ascii="Arial" w:hAnsi="Arial" w:cs="Arial"/>
                  </w:rPr>
                </w:rPrChange>
              </w:rPr>
            </w:pPr>
          </w:p>
        </w:tc>
      </w:tr>
      <w:tr w:rsidR="006E792D" w:rsidRPr="007450AE" w14:paraId="2D9FA409" w14:textId="77777777" w:rsidTr="00A32C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4" w:type="dxa"/>
            <w:tcPrChange w:id="179" w:author="Richard Fitzpatrick" w:date="2019-04-26T18:35:00Z">
              <w:tcPr>
                <w:tcW w:w="2547" w:type="dxa"/>
              </w:tcPr>
            </w:tcPrChange>
          </w:tcPr>
          <w:p w14:paraId="15D07D61" w14:textId="77777777" w:rsidR="006E792D" w:rsidRPr="007450AE" w:rsidRDefault="006E792D" w:rsidP="00F26248">
            <w:pPr>
              <w:jc w:val="center"/>
              <w:cnfStyle w:val="001000100000" w:firstRow="0" w:lastRow="0" w:firstColumn="1" w:lastColumn="0" w:oddVBand="0" w:evenVBand="0" w:oddHBand="1" w:evenHBand="0" w:firstRowFirstColumn="0" w:firstRowLastColumn="0" w:lastRowFirstColumn="0" w:lastRowLastColumn="0"/>
              <w:rPr>
                <w:rFonts w:ascii="Arial" w:hAnsi="Arial" w:cs="Arial"/>
                <w:sz w:val="20"/>
                <w:rPrChange w:id="180" w:author="Richard Fitzpatrick" w:date="2019-04-26T13:22:00Z">
                  <w:rPr>
                    <w:rFonts w:ascii="Arial" w:hAnsi="Arial" w:cs="Arial"/>
                  </w:rPr>
                </w:rPrChange>
              </w:rPr>
            </w:pPr>
            <w:r w:rsidRPr="007450AE">
              <w:rPr>
                <w:rFonts w:ascii="Arial" w:hAnsi="Arial" w:cs="Arial"/>
                <w:sz w:val="20"/>
                <w:rPrChange w:id="181" w:author="Richard Fitzpatrick" w:date="2019-04-26T13:22:00Z">
                  <w:rPr>
                    <w:rFonts w:ascii="Arial" w:hAnsi="Arial" w:cs="Arial"/>
                  </w:rPr>
                </w:rPrChange>
              </w:rPr>
              <w:t>PKA Activation 2</w:t>
            </w:r>
          </w:p>
        </w:tc>
        <w:tc>
          <w:tcPr>
            <w:tcW w:w="5152" w:type="dxa"/>
            <w:tcPrChange w:id="182" w:author="Richard Fitzpatrick" w:date="2019-04-26T18:35:00Z">
              <w:tcPr>
                <w:tcW w:w="4394" w:type="dxa"/>
              </w:tcPr>
            </w:tcPrChange>
          </w:tcPr>
          <w:p w14:paraId="7A66C196" w14:textId="77777777" w:rsidR="006E792D" w:rsidRPr="007450AE" w:rsidRDefault="006E792D" w:rsidP="00F26248">
            <w:pPr>
              <w:cnfStyle w:val="000000100000" w:firstRow="0" w:lastRow="0" w:firstColumn="0" w:lastColumn="0" w:oddVBand="0" w:evenVBand="0" w:oddHBand="1" w:evenHBand="0" w:firstRowFirstColumn="0" w:firstRowLastColumn="0" w:lastRowFirstColumn="0" w:lastRowLastColumn="0"/>
              <w:rPr>
                <w:rFonts w:ascii="Arial" w:hAnsi="Arial" w:cs="Arial"/>
                <w:sz w:val="20"/>
                <w:rPrChange w:id="183" w:author="Richard Fitzpatrick" w:date="2019-04-26T13:22:00Z">
                  <w:rPr>
                    <w:rFonts w:ascii="Arial" w:hAnsi="Arial" w:cs="Arial"/>
                  </w:rPr>
                </w:rPrChange>
              </w:rPr>
            </w:pPr>
            <w:r w:rsidRPr="007450AE">
              <w:rPr>
                <w:rFonts w:ascii="Arial" w:hAnsi="Arial" w:cs="Arial"/>
                <w:sz w:val="20"/>
                <w:rPrChange w:id="184" w:author="Richard Fitzpatrick" w:date="2019-04-26T13:22:00Z">
                  <w:rPr>
                    <w:rFonts w:ascii="Arial" w:hAnsi="Arial" w:cs="Arial"/>
                  </w:rPr>
                </w:rPrChange>
              </w:rPr>
              <w:t>PKA(I/C) + 2 * cAMP -&gt; PKA</w:t>
            </w:r>
          </w:p>
        </w:tc>
        <w:tc>
          <w:tcPr>
            <w:tcW w:w="2126" w:type="dxa"/>
            <w:tcPrChange w:id="185" w:author="Richard Fitzpatrick" w:date="2019-04-26T18:35:00Z">
              <w:tcPr>
                <w:tcW w:w="2075" w:type="dxa"/>
              </w:tcPr>
            </w:tcPrChange>
          </w:tcPr>
          <w:p w14:paraId="531D7F0B" w14:textId="77777777" w:rsidR="006E792D" w:rsidRPr="007450AE" w:rsidRDefault="006E792D" w:rsidP="00F262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Change w:id="186" w:author="Richard Fitzpatrick" w:date="2019-04-26T13:22:00Z">
                  <w:rPr>
                    <w:rFonts w:ascii="Arial" w:hAnsi="Arial" w:cs="Arial"/>
                  </w:rPr>
                </w:rPrChange>
              </w:rPr>
            </w:pPr>
          </w:p>
        </w:tc>
      </w:tr>
      <w:tr w:rsidR="006E792D" w:rsidRPr="007450AE" w14:paraId="59F9CF50" w14:textId="77777777" w:rsidTr="00A32C85">
        <w:tc>
          <w:tcPr>
            <w:cnfStyle w:val="001000000000" w:firstRow="0" w:lastRow="0" w:firstColumn="1" w:lastColumn="0" w:oddVBand="0" w:evenVBand="0" w:oddHBand="0" w:evenHBand="0" w:firstRowFirstColumn="0" w:firstRowLastColumn="0" w:lastRowFirstColumn="0" w:lastRowLastColumn="0"/>
            <w:tcW w:w="1794" w:type="dxa"/>
            <w:tcPrChange w:id="187" w:author="Richard Fitzpatrick" w:date="2019-04-26T18:35:00Z">
              <w:tcPr>
                <w:tcW w:w="2547" w:type="dxa"/>
              </w:tcPr>
            </w:tcPrChange>
          </w:tcPr>
          <w:p w14:paraId="6064BB58" w14:textId="77777777" w:rsidR="006E792D" w:rsidRPr="007450AE" w:rsidRDefault="006E792D" w:rsidP="00F26248">
            <w:pPr>
              <w:jc w:val="center"/>
              <w:rPr>
                <w:rFonts w:ascii="Arial" w:hAnsi="Arial" w:cs="Arial"/>
                <w:sz w:val="20"/>
                <w:rPrChange w:id="188" w:author="Richard Fitzpatrick" w:date="2019-04-26T13:22:00Z">
                  <w:rPr>
                    <w:rFonts w:ascii="Arial" w:hAnsi="Arial" w:cs="Arial"/>
                  </w:rPr>
                </w:rPrChange>
              </w:rPr>
            </w:pPr>
            <w:proofErr w:type="spellStart"/>
            <w:r w:rsidRPr="007450AE">
              <w:rPr>
                <w:rFonts w:ascii="Arial" w:hAnsi="Arial" w:cs="Arial"/>
                <w:sz w:val="20"/>
                <w:rPrChange w:id="189" w:author="Richard Fitzpatrick" w:date="2019-04-26T13:22:00Z">
                  <w:rPr>
                    <w:rFonts w:ascii="Arial" w:hAnsi="Arial" w:cs="Arial"/>
                  </w:rPr>
                </w:rPrChange>
              </w:rPr>
              <w:t>SuFu</w:t>
            </w:r>
            <w:proofErr w:type="spellEnd"/>
            <w:r w:rsidRPr="007450AE">
              <w:rPr>
                <w:rFonts w:ascii="Arial" w:hAnsi="Arial" w:cs="Arial"/>
                <w:sz w:val="20"/>
                <w:rPrChange w:id="190" w:author="Richard Fitzpatrick" w:date="2019-04-26T13:22:00Z">
                  <w:rPr>
                    <w:rFonts w:ascii="Arial" w:hAnsi="Arial" w:cs="Arial"/>
                  </w:rPr>
                </w:rPrChange>
              </w:rPr>
              <w:t xml:space="preserve"> Phosphorylation</w:t>
            </w:r>
          </w:p>
        </w:tc>
        <w:tc>
          <w:tcPr>
            <w:tcW w:w="5152" w:type="dxa"/>
            <w:tcPrChange w:id="191" w:author="Richard Fitzpatrick" w:date="2019-04-26T18:35:00Z">
              <w:tcPr>
                <w:tcW w:w="4394" w:type="dxa"/>
              </w:tcPr>
            </w:tcPrChange>
          </w:tcPr>
          <w:p w14:paraId="13740327" w14:textId="77777777" w:rsidR="006E792D" w:rsidRPr="007450AE" w:rsidRDefault="006E792D" w:rsidP="00F26248">
            <w:pPr>
              <w:cnfStyle w:val="000000000000" w:firstRow="0" w:lastRow="0" w:firstColumn="0" w:lastColumn="0" w:oddVBand="0" w:evenVBand="0" w:oddHBand="0" w:evenHBand="0" w:firstRowFirstColumn="0" w:firstRowLastColumn="0" w:lastRowFirstColumn="0" w:lastRowLastColumn="0"/>
              <w:rPr>
                <w:rFonts w:ascii="Arial" w:hAnsi="Arial" w:cs="Arial"/>
                <w:sz w:val="20"/>
                <w:rPrChange w:id="192" w:author="Richard Fitzpatrick" w:date="2019-04-26T13:22:00Z">
                  <w:rPr>
                    <w:rFonts w:ascii="Arial" w:hAnsi="Arial" w:cs="Arial"/>
                  </w:rPr>
                </w:rPrChange>
              </w:rPr>
            </w:pPr>
            <w:proofErr w:type="spellStart"/>
            <w:r w:rsidRPr="007450AE">
              <w:rPr>
                <w:rFonts w:ascii="Arial" w:hAnsi="Arial" w:cs="Arial"/>
                <w:sz w:val="20"/>
                <w:rPrChange w:id="193" w:author="Richard Fitzpatrick" w:date="2019-04-26T13:22:00Z">
                  <w:rPr>
                    <w:rFonts w:ascii="Arial" w:hAnsi="Arial" w:cs="Arial"/>
                  </w:rPr>
                </w:rPrChange>
              </w:rPr>
              <w:t>SuFu</w:t>
            </w:r>
            <w:proofErr w:type="spellEnd"/>
            <w:r w:rsidRPr="007450AE">
              <w:rPr>
                <w:rFonts w:ascii="Arial" w:hAnsi="Arial" w:cs="Arial"/>
                <w:sz w:val="20"/>
                <w:rPrChange w:id="194" w:author="Richard Fitzpatrick" w:date="2019-04-26T13:22:00Z">
                  <w:rPr>
                    <w:rFonts w:ascii="Arial" w:hAnsi="Arial" w:cs="Arial"/>
                  </w:rPr>
                </w:rPrChange>
              </w:rPr>
              <w:t xml:space="preserve"> + GSK3β + PKA(S) -&gt; </w:t>
            </w:r>
            <w:proofErr w:type="spellStart"/>
            <w:r w:rsidRPr="007450AE">
              <w:rPr>
                <w:rFonts w:ascii="Arial" w:hAnsi="Arial" w:cs="Arial"/>
                <w:sz w:val="20"/>
                <w:rPrChange w:id="195" w:author="Richard Fitzpatrick" w:date="2019-04-26T13:22:00Z">
                  <w:rPr>
                    <w:rFonts w:ascii="Arial" w:hAnsi="Arial" w:cs="Arial"/>
                  </w:rPr>
                </w:rPrChange>
              </w:rPr>
              <w:t>SuFu</w:t>
            </w:r>
            <w:proofErr w:type="spellEnd"/>
            <w:r w:rsidRPr="007450AE">
              <w:rPr>
                <w:rFonts w:ascii="Arial" w:hAnsi="Arial" w:cs="Arial"/>
                <w:sz w:val="20"/>
                <w:rPrChange w:id="196" w:author="Richard Fitzpatrick" w:date="2019-04-26T13:22:00Z">
                  <w:rPr>
                    <w:rFonts w:ascii="Arial" w:hAnsi="Arial" w:cs="Arial"/>
                  </w:rPr>
                </w:rPrChange>
              </w:rPr>
              <w:t>(P) + GSK3β + PKA(S)</w:t>
            </w:r>
          </w:p>
        </w:tc>
        <w:tc>
          <w:tcPr>
            <w:tcW w:w="2126" w:type="dxa"/>
            <w:tcPrChange w:id="197" w:author="Richard Fitzpatrick" w:date="2019-04-26T18:35:00Z">
              <w:tcPr>
                <w:tcW w:w="2075" w:type="dxa"/>
              </w:tcPr>
            </w:tcPrChange>
          </w:tcPr>
          <w:p w14:paraId="64A99D06" w14:textId="77777777" w:rsidR="006E792D" w:rsidRPr="007450AE" w:rsidRDefault="006E792D" w:rsidP="00F262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Change w:id="198" w:author="Richard Fitzpatrick" w:date="2019-04-26T13:22:00Z">
                  <w:rPr>
                    <w:rFonts w:ascii="Arial" w:hAnsi="Arial" w:cs="Arial"/>
                  </w:rPr>
                </w:rPrChange>
              </w:rPr>
            </w:pPr>
          </w:p>
        </w:tc>
      </w:tr>
      <w:tr w:rsidR="006E792D" w:rsidRPr="007450AE" w14:paraId="5D0919C6" w14:textId="77777777" w:rsidTr="00A32C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4" w:type="dxa"/>
            <w:tcPrChange w:id="199" w:author="Richard Fitzpatrick" w:date="2019-04-26T18:35:00Z">
              <w:tcPr>
                <w:tcW w:w="2547" w:type="dxa"/>
              </w:tcPr>
            </w:tcPrChange>
          </w:tcPr>
          <w:p w14:paraId="5F930BA0" w14:textId="77777777" w:rsidR="006E792D" w:rsidRPr="007450AE" w:rsidRDefault="006E792D" w:rsidP="00F26248">
            <w:pPr>
              <w:jc w:val="center"/>
              <w:cnfStyle w:val="001000100000" w:firstRow="0" w:lastRow="0" w:firstColumn="1" w:lastColumn="0" w:oddVBand="0" w:evenVBand="0" w:oddHBand="1" w:evenHBand="0" w:firstRowFirstColumn="0" w:firstRowLastColumn="0" w:lastRowFirstColumn="0" w:lastRowLastColumn="0"/>
              <w:rPr>
                <w:rFonts w:ascii="Arial" w:hAnsi="Arial" w:cs="Arial"/>
                <w:sz w:val="20"/>
                <w:rPrChange w:id="200" w:author="Richard Fitzpatrick" w:date="2019-04-26T13:22:00Z">
                  <w:rPr>
                    <w:rFonts w:ascii="Arial" w:hAnsi="Arial" w:cs="Arial"/>
                  </w:rPr>
                </w:rPrChange>
              </w:rPr>
            </w:pPr>
            <w:proofErr w:type="spellStart"/>
            <w:r w:rsidRPr="007450AE">
              <w:rPr>
                <w:rFonts w:ascii="Arial" w:hAnsi="Arial" w:cs="Arial"/>
                <w:sz w:val="20"/>
                <w:rPrChange w:id="201" w:author="Richard Fitzpatrick" w:date="2019-04-26T13:22:00Z">
                  <w:rPr>
                    <w:rFonts w:ascii="Arial" w:hAnsi="Arial" w:cs="Arial"/>
                  </w:rPr>
                </w:rPrChange>
              </w:rPr>
              <w:t>SuFu</w:t>
            </w:r>
            <w:proofErr w:type="spellEnd"/>
            <w:r w:rsidRPr="007450AE">
              <w:rPr>
                <w:rFonts w:ascii="Arial" w:hAnsi="Arial" w:cs="Arial"/>
                <w:sz w:val="20"/>
                <w:rPrChange w:id="202" w:author="Richard Fitzpatrick" w:date="2019-04-26T13:22:00Z">
                  <w:rPr>
                    <w:rFonts w:ascii="Arial" w:hAnsi="Arial" w:cs="Arial"/>
                  </w:rPr>
                </w:rPrChange>
              </w:rPr>
              <w:t xml:space="preserve"> Binding</w:t>
            </w:r>
          </w:p>
        </w:tc>
        <w:tc>
          <w:tcPr>
            <w:tcW w:w="5152" w:type="dxa"/>
            <w:tcPrChange w:id="203" w:author="Richard Fitzpatrick" w:date="2019-04-26T18:35:00Z">
              <w:tcPr>
                <w:tcW w:w="4394" w:type="dxa"/>
              </w:tcPr>
            </w:tcPrChange>
          </w:tcPr>
          <w:p w14:paraId="2731D19E" w14:textId="77777777" w:rsidR="006E792D" w:rsidRPr="007450AE" w:rsidRDefault="006E792D" w:rsidP="00F26248">
            <w:pPr>
              <w:cnfStyle w:val="000000100000" w:firstRow="0" w:lastRow="0" w:firstColumn="0" w:lastColumn="0" w:oddVBand="0" w:evenVBand="0" w:oddHBand="1" w:evenHBand="0" w:firstRowFirstColumn="0" w:firstRowLastColumn="0" w:lastRowFirstColumn="0" w:lastRowLastColumn="0"/>
              <w:rPr>
                <w:rFonts w:ascii="Arial" w:hAnsi="Arial" w:cs="Arial"/>
                <w:sz w:val="20"/>
                <w:rPrChange w:id="204" w:author="Richard Fitzpatrick" w:date="2019-04-26T13:22:00Z">
                  <w:rPr>
                    <w:rFonts w:ascii="Arial" w:hAnsi="Arial" w:cs="Arial"/>
                  </w:rPr>
                </w:rPrChange>
              </w:rPr>
            </w:pPr>
            <w:proofErr w:type="spellStart"/>
            <w:r w:rsidRPr="007450AE">
              <w:rPr>
                <w:rFonts w:ascii="Arial" w:hAnsi="Arial" w:cs="Arial"/>
                <w:sz w:val="20"/>
                <w:rPrChange w:id="205" w:author="Richard Fitzpatrick" w:date="2019-04-26T13:22:00Z">
                  <w:rPr>
                    <w:rFonts w:ascii="Arial" w:hAnsi="Arial" w:cs="Arial"/>
                  </w:rPr>
                </w:rPrChange>
              </w:rPr>
              <w:t>SuFu</w:t>
            </w:r>
            <w:proofErr w:type="spellEnd"/>
            <w:r w:rsidRPr="007450AE">
              <w:rPr>
                <w:rFonts w:ascii="Arial" w:hAnsi="Arial" w:cs="Arial"/>
                <w:sz w:val="20"/>
                <w:rPrChange w:id="206" w:author="Richard Fitzpatrick" w:date="2019-04-26T13:22:00Z">
                  <w:rPr>
                    <w:rFonts w:ascii="Arial" w:hAnsi="Arial" w:cs="Arial"/>
                  </w:rPr>
                </w:rPrChange>
              </w:rPr>
              <w:t xml:space="preserve">(P) + Gli2/3 -&gt; </w:t>
            </w:r>
            <w:proofErr w:type="spellStart"/>
            <w:r w:rsidRPr="007450AE">
              <w:rPr>
                <w:rFonts w:ascii="Arial" w:hAnsi="Arial" w:cs="Arial"/>
                <w:sz w:val="20"/>
                <w:rPrChange w:id="207" w:author="Richard Fitzpatrick" w:date="2019-04-26T13:22:00Z">
                  <w:rPr>
                    <w:rFonts w:ascii="Arial" w:hAnsi="Arial" w:cs="Arial"/>
                  </w:rPr>
                </w:rPrChange>
              </w:rPr>
              <w:t>SuFu</w:t>
            </w:r>
            <w:proofErr w:type="spellEnd"/>
            <w:r w:rsidRPr="007450AE">
              <w:rPr>
                <w:rFonts w:ascii="Arial" w:hAnsi="Arial" w:cs="Arial"/>
                <w:sz w:val="20"/>
                <w:rPrChange w:id="208" w:author="Richard Fitzpatrick" w:date="2019-04-26T13:22:00Z">
                  <w:rPr>
                    <w:rFonts w:ascii="Arial" w:hAnsi="Arial" w:cs="Arial"/>
                  </w:rPr>
                </w:rPrChange>
              </w:rPr>
              <w:t>(P)-Gli2/3</w:t>
            </w:r>
          </w:p>
        </w:tc>
        <w:tc>
          <w:tcPr>
            <w:tcW w:w="2126" w:type="dxa"/>
            <w:tcPrChange w:id="209" w:author="Richard Fitzpatrick" w:date="2019-04-26T18:35:00Z">
              <w:tcPr>
                <w:tcW w:w="2075" w:type="dxa"/>
              </w:tcPr>
            </w:tcPrChange>
          </w:tcPr>
          <w:p w14:paraId="3D4361BB" w14:textId="77777777" w:rsidR="006E792D" w:rsidRPr="007450AE" w:rsidRDefault="006E792D" w:rsidP="00F262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Change w:id="210" w:author="Richard Fitzpatrick" w:date="2019-04-26T13:22:00Z">
                  <w:rPr>
                    <w:rFonts w:ascii="Arial" w:hAnsi="Arial" w:cs="Arial"/>
                  </w:rPr>
                </w:rPrChange>
              </w:rPr>
            </w:pPr>
          </w:p>
        </w:tc>
      </w:tr>
      <w:tr w:rsidR="006E792D" w:rsidRPr="007450AE" w14:paraId="41F6CF96" w14:textId="77777777" w:rsidTr="00A32C85">
        <w:tc>
          <w:tcPr>
            <w:cnfStyle w:val="001000000000" w:firstRow="0" w:lastRow="0" w:firstColumn="1" w:lastColumn="0" w:oddVBand="0" w:evenVBand="0" w:oddHBand="0" w:evenHBand="0" w:firstRowFirstColumn="0" w:firstRowLastColumn="0" w:lastRowFirstColumn="0" w:lastRowLastColumn="0"/>
            <w:tcW w:w="1794" w:type="dxa"/>
            <w:tcPrChange w:id="211" w:author="Richard Fitzpatrick" w:date="2019-04-26T18:35:00Z">
              <w:tcPr>
                <w:tcW w:w="2547" w:type="dxa"/>
              </w:tcPr>
            </w:tcPrChange>
          </w:tcPr>
          <w:p w14:paraId="412EAEC6" w14:textId="77777777" w:rsidR="006E792D" w:rsidRPr="007450AE" w:rsidRDefault="006E792D" w:rsidP="00F26248">
            <w:pPr>
              <w:jc w:val="center"/>
              <w:rPr>
                <w:rFonts w:ascii="Arial" w:hAnsi="Arial" w:cs="Arial"/>
                <w:sz w:val="20"/>
                <w:rPrChange w:id="212" w:author="Richard Fitzpatrick" w:date="2019-04-26T13:22:00Z">
                  <w:rPr>
                    <w:rFonts w:ascii="Arial" w:hAnsi="Arial" w:cs="Arial"/>
                  </w:rPr>
                </w:rPrChange>
              </w:rPr>
            </w:pPr>
            <w:proofErr w:type="spellStart"/>
            <w:r w:rsidRPr="007450AE">
              <w:rPr>
                <w:rFonts w:ascii="Arial" w:hAnsi="Arial" w:cs="Arial"/>
                <w:sz w:val="20"/>
                <w:rPrChange w:id="213" w:author="Richard Fitzpatrick" w:date="2019-04-26T13:22:00Z">
                  <w:rPr>
                    <w:rFonts w:ascii="Arial" w:hAnsi="Arial" w:cs="Arial"/>
                  </w:rPr>
                </w:rPrChange>
              </w:rPr>
              <w:t>SuFu</w:t>
            </w:r>
            <w:proofErr w:type="spellEnd"/>
            <w:r w:rsidRPr="007450AE">
              <w:rPr>
                <w:rFonts w:ascii="Arial" w:hAnsi="Arial" w:cs="Arial"/>
                <w:sz w:val="20"/>
                <w:rPrChange w:id="214" w:author="Richard Fitzpatrick" w:date="2019-04-26T13:22:00Z">
                  <w:rPr>
                    <w:rFonts w:ascii="Arial" w:hAnsi="Arial" w:cs="Arial"/>
                  </w:rPr>
                </w:rPrChange>
              </w:rPr>
              <w:t xml:space="preserve"> Loss</w:t>
            </w:r>
          </w:p>
        </w:tc>
        <w:tc>
          <w:tcPr>
            <w:tcW w:w="5152" w:type="dxa"/>
            <w:tcPrChange w:id="215" w:author="Richard Fitzpatrick" w:date="2019-04-26T18:35:00Z">
              <w:tcPr>
                <w:tcW w:w="4394" w:type="dxa"/>
              </w:tcPr>
            </w:tcPrChange>
          </w:tcPr>
          <w:p w14:paraId="36F3C6B6" w14:textId="77777777" w:rsidR="006E792D" w:rsidRPr="007450AE" w:rsidRDefault="006E792D" w:rsidP="00F26248">
            <w:pPr>
              <w:cnfStyle w:val="000000000000" w:firstRow="0" w:lastRow="0" w:firstColumn="0" w:lastColumn="0" w:oddVBand="0" w:evenVBand="0" w:oddHBand="0" w:evenHBand="0" w:firstRowFirstColumn="0" w:firstRowLastColumn="0" w:lastRowFirstColumn="0" w:lastRowLastColumn="0"/>
              <w:rPr>
                <w:rFonts w:ascii="Arial" w:hAnsi="Arial" w:cs="Arial"/>
                <w:sz w:val="20"/>
                <w:rPrChange w:id="216" w:author="Richard Fitzpatrick" w:date="2019-04-26T13:22:00Z">
                  <w:rPr>
                    <w:rFonts w:ascii="Arial" w:hAnsi="Arial" w:cs="Arial"/>
                  </w:rPr>
                </w:rPrChange>
              </w:rPr>
            </w:pPr>
            <w:proofErr w:type="spellStart"/>
            <w:r w:rsidRPr="007450AE">
              <w:rPr>
                <w:rFonts w:ascii="Arial" w:hAnsi="Arial" w:cs="Arial"/>
                <w:sz w:val="20"/>
                <w:rPrChange w:id="217" w:author="Richard Fitzpatrick" w:date="2019-04-26T13:22:00Z">
                  <w:rPr>
                    <w:rFonts w:ascii="Arial" w:hAnsi="Arial" w:cs="Arial"/>
                  </w:rPr>
                </w:rPrChange>
              </w:rPr>
              <w:t>SuFu</w:t>
            </w:r>
            <w:proofErr w:type="spellEnd"/>
            <w:r w:rsidRPr="007450AE">
              <w:rPr>
                <w:rFonts w:ascii="Arial" w:hAnsi="Arial" w:cs="Arial"/>
                <w:sz w:val="20"/>
                <w:rPrChange w:id="218" w:author="Richard Fitzpatrick" w:date="2019-04-26T13:22:00Z">
                  <w:rPr>
                    <w:rFonts w:ascii="Arial" w:hAnsi="Arial" w:cs="Arial"/>
                  </w:rPr>
                </w:rPrChange>
              </w:rPr>
              <w:t xml:space="preserve"> -&gt;</w:t>
            </w:r>
          </w:p>
        </w:tc>
        <w:tc>
          <w:tcPr>
            <w:tcW w:w="2126" w:type="dxa"/>
            <w:tcPrChange w:id="219" w:author="Richard Fitzpatrick" w:date="2019-04-26T18:35:00Z">
              <w:tcPr>
                <w:tcW w:w="2075" w:type="dxa"/>
              </w:tcPr>
            </w:tcPrChange>
          </w:tcPr>
          <w:p w14:paraId="411AF35B" w14:textId="77777777" w:rsidR="006E792D" w:rsidRPr="007450AE" w:rsidRDefault="006E792D" w:rsidP="00F262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Change w:id="220" w:author="Richard Fitzpatrick" w:date="2019-04-26T13:22:00Z">
                  <w:rPr>
                    <w:rFonts w:ascii="Arial" w:hAnsi="Arial" w:cs="Arial"/>
                  </w:rPr>
                </w:rPrChange>
              </w:rPr>
            </w:pPr>
          </w:p>
        </w:tc>
      </w:tr>
      <w:tr w:rsidR="006E792D" w:rsidRPr="007450AE" w14:paraId="4D5F0509" w14:textId="77777777" w:rsidTr="00A32C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4" w:type="dxa"/>
            <w:tcPrChange w:id="221" w:author="Richard Fitzpatrick" w:date="2019-04-26T18:35:00Z">
              <w:tcPr>
                <w:tcW w:w="2547" w:type="dxa"/>
              </w:tcPr>
            </w:tcPrChange>
          </w:tcPr>
          <w:p w14:paraId="34868C0D" w14:textId="77777777" w:rsidR="006E792D" w:rsidRPr="007450AE" w:rsidRDefault="006E792D" w:rsidP="00F26248">
            <w:pPr>
              <w:jc w:val="center"/>
              <w:cnfStyle w:val="001000100000" w:firstRow="0" w:lastRow="0" w:firstColumn="1" w:lastColumn="0" w:oddVBand="0" w:evenVBand="0" w:oddHBand="1" w:evenHBand="0" w:firstRowFirstColumn="0" w:firstRowLastColumn="0" w:lastRowFirstColumn="0" w:lastRowLastColumn="0"/>
              <w:rPr>
                <w:rFonts w:ascii="Arial" w:hAnsi="Arial" w:cs="Arial"/>
                <w:sz w:val="20"/>
                <w:rPrChange w:id="222" w:author="Richard Fitzpatrick" w:date="2019-04-26T13:22:00Z">
                  <w:rPr>
                    <w:rFonts w:ascii="Arial" w:hAnsi="Arial" w:cs="Arial"/>
                  </w:rPr>
                </w:rPrChange>
              </w:rPr>
            </w:pPr>
            <w:r w:rsidRPr="007450AE">
              <w:rPr>
                <w:rFonts w:ascii="Arial" w:hAnsi="Arial" w:cs="Arial"/>
                <w:sz w:val="20"/>
                <w:rPrChange w:id="223" w:author="Richard Fitzpatrick" w:date="2019-04-26T13:22:00Z">
                  <w:rPr>
                    <w:rFonts w:ascii="Arial" w:hAnsi="Arial" w:cs="Arial"/>
                  </w:rPr>
                </w:rPrChange>
              </w:rPr>
              <w:t>Gli2/3 Phosphorylation</w:t>
            </w:r>
          </w:p>
        </w:tc>
        <w:tc>
          <w:tcPr>
            <w:tcW w:w="5152" w:type="dxa"/>
            <w:tcPrChange w:id="224" w:author="Richard Fitzpatrick" w:date="2019-04-26T18:35:00Z">
              <w:tcPr>
                <w:tcW w:w="4394" w:type="dxa"/>
              </w:tcPr>
            </w:tcPrChange>
          </w:tcPr>
          <w:p w14:paraId="28B7B168" w14:textId="77777777" w:rsidR="006E792D" w:rsidRPr="007450AE" w:rsidRDefault="006E792D" w:rsidP="00F26248">
            <w:pPr>
              <w:cnfStyle w:val="000000100000" w:firstRow="0" w:lastRow="0" w:firstColumn="0" w:lastColumn="0" w:oddVBand="0" w:evenVBand="0" w:oddHBand="1" w:evenHBand="0" w:firstRowFirstColumn="0" w:firstRowLastColumn="0" w:lastRowFirstColumn="0" w:lastRowLastColumn="0"/>
              <w:rPr>
                <w:rFonts w:ascii="Arial" w:hAnsi="Arial" w:cs="Arial"/>
                <w:sz w:val="20"/>
                <w:rPrChange w:id="225" w:author="Richard Fitzpatrick" w:date="2019-04-26T13:22:00Z">
                  <w:rPr>
                    <w:rFonts w:ascii="Arial" w:hAnsi="Arial" w:cs="Arial"/>
                  </w:rPr>
                </w:rPrChange>
              </w:rPr>
            </w:pPr>
            <w:proofErr w:type="spellStart"/>
            <w:r w:rsidRPr="007450AE">
              <w:rPr>
                <w:rFonts w:ascii="Arial" w:hAnsi="Arial" w:cs="Arial"/>
                <w:sz w:val="20"/>
                <w:rPrChange w:id="226" w:author="Richard Fitzpatrick" w:date="2019-04-26T13:22:00Z">
                  <w:rPr>
                    <w:rFonts w:ascii="Arial" w:hAnsi="Arial" w:cs="Arial"/>
                  </w:rPr>
                </w:rPrChange>
              </w:rPr>
              <w:t>SuFu</w:t>
            </w:r>
            <w:proofErr w:type="spellEnd"/>
            <w:r w:rsidRPr="007450AE">
              <w:rPr>
                <w:rFonts w:ascii="Arial" w:hAnsi="Arial" w:cs="Arial"/>
                <w:sz w:val="20"/>
                <w:rPrChange w:id="227" w:author="Richard Fitzpatrick" w:date="2019-04-26T13:22:00Z">
                  <w:rPr>
                    <w:rFonts w:ascii="Arial" w:hAnsi="Arial" w:cs="Arial"/>
                  </w:rPr>
                </w:rPrChange>
              </w:rPr>
              <w:t xml:space="preserve">(P)-Gli2/3 + PKA + CK1 + GSK3β -&gt; </w:t>
            </w:r>
            <w:proofErr w:type="spellStart"/>
            <w:r w:rsidRPr="007450AE">
              <w:rPr>
                <w:rFonts w:ascii="Arial" w:hAnsi="Arial" w:cs="Arial"/>
                <w:sz w:val="20"/>
                <w:rPrChange w:id="228" w:author="Richard Fitzpatrick" w:date="2019-04-26T13:22:00Z">
                  <w:rPr>
                    <w:rFonts w:ascii="Arial" w:hAnsi="Arial" w:cs="Arial"/>
                  </w:rPr>
                </w:rPrChange>
              </w:rPr>
              <w:t>SuFu</w:t>
            </w:r>
            <w:proofErr w:type="spellEnd"/>
            <w:r w:rsidRPr="007450AE">
              <w:rPr>
                <w:rFonts w:ascii="Arial" w:hAnsi="Arial" w:cs="Arial"/>
                <w:sz w:val="20"/>
                <w:rPrChange w:id="229" w:author="Richard Fitzpatrick" w:date="2019-04-26T13:22:00Z">
                  <w:rPr>
                    <w:rFonts w:ascii="Arial" w:hAnsi="Arial" w:cs="Arial"/>
                  </w:rPr>
                </w:rPrChange>
              </w:rPr>
              <w:t xml:space="preserve"> + Gli2/3(P) + PKA + CK1 + GSK3β</w:t>
            </w:r>
          </w:p>
        </w:tc>
        <w:tc>
          <w:tcPr>
            <w:tcW w:w="2126" w:type="dxa"/>
            <w:tcPrChange w:id="230" w:author="Richard Fitzpatrick" w:date="2019-04-26T18:35:00Z">
              <w:tcPr>
                <w:tcW w:w="2075" w:type="dxa"/>
              </w:tcPr>
            </w:tcPrChange>
          </w:tcPr>
          <w:p w14:paraId="2A1D9EBA" w14:textId="77777777" w:rsidR="006E792D" w:rsidRPr="007450AE" w:rsidRDefault="006E792D" w:rsidP="00F262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Change w:id="231" w:author="Richard Fitzpatrick" w:date="2019-04-26T13:22:00Z">
                  <w:rPr>
                    <w:rFonts w:ascii="Arial" w:hAnsi="Arial" w:cs="Arial"/>
                  </w:rPr>
                </w:rPrChange>
              </w:rPr>
            </w:pPr>
            <w:r w:rsidRPr="007450AE">
              <w:rPr>
                <w:rFonts w:ascii="Arial" w:hAnsi="Arial" w:cs="Arial"/>
                <w:sz w:val="20"/>
                <w:rPrChange w:id="232" w:author="Richard Fitzpatrick" w:date="2019-04-26T13:22:00Z">
                  <w:rPr>
                    <w:rFonts w:ascii="Arial" w:hAnsi="Arial" w:cs="Arial"/>
                  </w:rPr>
                </w:rPrChange>
              </w:rPr>
              <w:t>if({[Ptch1-Smo(I)]} &gt; 0,</w:t>
            </w:r>
            <w:proofErr w:type="gramStart"/>
            <w:r w:rsidRPr="007450AE">
              <w:rPr>
                <w:rFonts w:ascii="Arial" w:hAnsi="Arial" w:cs="Arial"/>
                <w:sz w:val="20"/>
                <w:rPrChange w:id="233" w:author="Richard Fitzpatrick" w:date="2019-04-26T13:22:00Z">
                  <w:rPr>
                    <w:rFonts w:ascii="Arial" w:hAnsi="Arial" w:cs="Arial"/>
                  </w:rPr>
                </w:rPrChange>
              </w:rPr>
              <w:t>1,if</w:t>
            </w:r>
            <w:proofErr w:type="gramEnd"/>
            <w:r w:rsidRPr="007450AE">
              <w:rPr>
                <w:rFonts w:ascii="Arial" w:hAnsi="Arial" w:cs="Arial"/>
                <w:sz w:val="20"/>
                <w:rPrChange w:id="234" w:author="Richard Fitzpatrick" w:date="2019-04-26T13:22:00Z">
                  <w:rPr>
                    <w:rFonts w:ascii="Arial" w:hAnsi="Arial" w:cs="Arial"/>
                  </w:rPr>
                </w:rPrChange>
              </w:rPr>
              <w:t>({[Shh]} &gt; 0,0,0))</w:t>
            </w:r>
          </w:p>
        </w:tc>
      </w:tr>
      <w:tr w:rsidR="006E792D" w:rsidRPr="007450AE" w14:paraId="6D181088" w14:textId="77777777" w:rsidTr="00A32C85">
        <w:tc>
          <w:tcPr>
            <w:cnfStyle w:val="001000000000" w:firstRow="0" w:lastRow="0" w:firstColumn="1" w:lastColumn="0" w:oddVBand="0" w:evenVBand="0" w:oddHBand="0" w:evenHBand="0" w:firstRowFirstColumn="0" w:firstRowLastColumn="0" w:lastRowFirstColumn="0" w:lastRowLastColumn="0"/>
            <w:tcW w:w="1794" w:type="dxa"/>
            <w:tcPrChange w:id="235" w:author="Richard Fitzpatrick" w:date="2019-04-26T18:35:00Z">
              <w:tcPr>
                <w:tcW w:w="2547" w:type="dxa"/>
              </w:tcPr>
            </w:tcPrChange>
          </w:tcPr>
          <w:p w14:paraId="5150FE57" w14:textId="77777777" w:rsidR="006E792D" w:rsidRPr="007450AE" w:rsidRDefault="006E792D" w:rsidP="00F26248">
            <w:pPr>
              <w:jc w:val="center"/>
              <w:rPr>
                <w:rFonts w:ascii="Arial" w:hAnsi="Arial" w:cs="Arial"/>
                <w:sz w:val="20"/>
                <w:rPrChange w:id="236" w:author="Richard Fitzpatrick" w:date="2019-04-26T13:22:00Z">
                  <w:rPr>
                    <w:rFonts w:ascii="Arial" w:hAnsi="Arial" w:cs="Arial"/>
                  </w:rPr>
                </w:rPrChange>
              </w:rPr>
            </w:pPr>
            <w:r w:rsidRPr="007450AE">
              <w:rPr>
                <w:rFonts w:ascii="Arial" w:hAnsi="Arial" w:cs="Arial"/>
                <w:sz w:val="20"/>
                <w:rPrChange w:id="237" w:author="Richard Fitzpatrick" w:date="2019-04-26T13:22:00Z">
                  <w:rPr>
                    <w:rFonts w:ascii="Arial" w:hAnsi="Arial" w:cs="Arial"/>
                  </w:rPr>
                </w:rPrChange>
              </w:rPr>
              <w:t>Gli2/3(R) Production</w:t>
            </w:r>
          </w:p>
        </w:tc>
        <w:tc>
          <w:tcPr>
            <w:tcW w:w="5152" w:type="dxa"/>
            <w:tcPrChange w:id="238" w:author="Richard Fitzpatrick" w:date="2019-04-26T18:35:00Z">
              <w:tcPr>
                <w:tcW w:w="4394" w:type="dxa"/>
              </w:tcPr>
            </w:tcPrChange>
          </w:tcPr>
          <w:p w14:paraId="2B3A21CE" w14:textId="77777777" w:rsidR="006E792D" w:rsidRPr="007450AE" w:rsidRDefault="006E792D" w:rsidP="00F26248">
            <w:pPr>
              <w:cnfStyle w:val="000000000000" w:firstRow="0" w:lastRow="0" w:firstColumn="0" w:lastColumn="0" w:oddVBand="0" w:evenVBand="0" w:oddHBand="0" w:evenHBand="0" w:firstRowFirstColumn="0" w:firstRowLastColumn="0" w:lastRowFirstColumn="0" w:lastRowLastColumn="0"/>
              <w:rPr>
                <w:rFonts w:ascii="Arial" w:hAnsi="Arial" w:cs="Arial"/>
                <w:sz w:val="20"/>
                <w:rPrChange w:id="239" w:author="Richard Fitzpatrick" w:date="2019-04-26T13:22:00Z">
                  <w:rPr>
                    <w:rFonts w:ascii="Arial" w:hAnsi="Arial" w:cs="Arial"/>
                  </w:rPr>
                </w:rPrChange>
              </w:rPr>
            </w:pPr>
            <w:r w:rsidRPr="007450AE">
              <w:rPr>
                <w:rFonts w:ascii="Arial" w:hAnsi="Arial" w:cs="Arial"/>
                <w:sz w:val="20"/>
                <w:rPrChange w:id="240" w:author="Richard Fitzpatrick" w:date="2019-04-26T13:22:00Z">
                  <w:rPr>
                    <w:rFonts w:ascii="Arial" w:hAnsi="Arial" w:cs="Arial"/>
                  </w:rPr>
                </w:rPrChange>
              </w:rPr>
              <w:t>Gli2/3(P) + β</w:t>
            </w:r>
            <w:proofErr w:type="spellStart"/>
            <w:r w:rsidRPr="007450AE">
              <w:rPr>
                <w:rFonts w:ascii="Arial" w:hAnsi="Arial" w:cs="Arial"/>
                <w:sz w:val="20"/>
                <w:rPrChange w:id="241" w:author="Richard Fitzpatrick" w:date="2019-04-26T13:22:00Z">
                  <w:rPr>
                    <w:rFonts w:ascii="Arial" w:hAnsi="Arial" w:cs="Arial"/>
                  </w:rPr>
                </w:rPrChange>
              </w:rPr>
              <w:t>TrCP</w:t>
            </w:r>
            <w:proofErr w:type="spellEnd"/>
            <w:r w:rsidRPr="007450AE">
              <w:rPr>
                <w:rFonts w:ascii="Arial" w:hAnsi="Arial" w:cs="Arial"/>
                <w:sz w:val="20"/>
                <w:rPrChange w:id="242" w:author="Richard Fitzpatrick" w:date="2019-04-26T13:22:00Z">
                  <w:rPr>
                    <w:rFonts w:ascii="Arial" w:hAnsi="Arial" w:cs="Arial"/>
                  </w:rPr>
                </w:rPrChange>
              </w:rPr>
              <w:t>/Cul1 -&gt; Gli2/3(R) + β</w:t>
            </w:r>
            <w:proofErr w:type="spellStart"/>
            <w:r w:rsidRPr="007450AE">
              <w:rPr>
                <w:rFonts w:ascii="Arial" w:hAnsi="Arial" w:cs="Arial"/>
                <w:sz w:val="20"/>
                <w:rPrChange w:id="243" w:author="Richard Fitzpatrick" w:date="2019-04-26T13:22:00Z">
                  <w:rPr>
                    <w:rFonts w:ascii="Arial" w:hAnsi="Arial" w:cs="Arial"/>
                  </w:rPr>
                </w:rPrChange>
              </w:rPr>
              <w:t>TrCP</w:t>
            </w:r>
            <w:proofErr w:type="spellEnd"/>
            <w:r w:rsidRPr="007450AE">
              <w:rPr>
                <w:rFonts w:ascii="Arial" w:hAnsi="Arial" w:cs="Arial"/>
                <w:sz w:val="20"/>
                <w:rPrChange w:id="244" w:author="Richard Fitzpatrick" w:date="2019-04-26T13:22:00Z">
                  <w:rPr>
                    <w:rFonts w:ascii="Arial" w:hAnsi="Arial" w:cs="Arial"/>
                  </w:rPr>
                </w:rPrChange>
              </w:rPr>
              <w:t>/Cul1</w:t>
            </w:r>
          </w:p>
        </w:tc>
        <w:tc>
          <w:tcPr>
            <w:tcW w:w="2126" w:type="dxa"/>
            <w:tcPrChange w:id="245" w:author="Richard Fitzpatrick" w:date="2019-04-26T18:35:00Z">
              <w:tcPr>
                <w:tcW w:w="2075" w:type="dxa"/>
              </w:tcPr>
            </w:tcPrChange>
          </w:tcPr>
          <w:p w14:paraId="702F9946" w14:textId="77777777" w:rsidR="006E792D" w:rsidRPr="007450AE" w:rsidRDefault="006E792D" w:rsidP="00F262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Change w:id="246" w:author="Richard Fitzpatrick" w:date="2019-04-26T13:22:00Z">
                  <w:rPr>
                    <w:rFonts w:ascii="Arial" w:hAnsi="Arial" w:cs="Arial"/>
                  </w:rPr>
                </w:rPrChange>
              </w:rPr>
            </w:pPr>
          </w:p>
        </w:tc>
      </w:tr>
      <w:tr w:rsidR="006E792D" w:rsidRPr="007450AE" w14:paraId="6DB5DEB7" w14:textId="77777777" w:rsidTr="00A32C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4" w:type="dxa"/>
            <w:tcPrChange w:id="247" w:author="Richard Fitzpatrick" w:date="2019-04-26T18:35:00Z">
              <w:tcPr>
                <w:tcW w:w="2547" w:type="dxa"/>
              </w:tcPr>
            </w:tcPrChange>
          </w:tcPr>
          <w:p w14:paraId="4F3F2638" w14:textId="77777777" w:rsidR="006E792D" w:rsidRPr="007450AE" w:rsidRDefault="006E792D" w:rsidP="00F26248">
            <w:pPr>
              <w:jc w:val="center"/>
              <w:cnfStyle w:val="001000100000" w:firstRow="0" w:lastRow="0" w:firstColumn="1" w:lastColumn="0" w:oddVBand="0" w:evenVBand="0" w:oddHBand="1" w:evenHBand="0" w:firstRowFirstColumn="0" w:firstRowLastColumn="0" w:lastRowFirstColumn="0" w:lastRowLastColumn="0"/>
              <w:rPr>
                <w:rFonts w:ascii="Arial" w:hAnsi="Arial" w:cs="Arial"/>
                <w:sz w:val="20"/>
                <w:rPrChange w:id="248" w:author="Richard Fitzpatrick" w:date="2019-04-26T13:22:00Z">
                  <w:rPr>
                    <w:rFonts w:ascii="Arial" w:hAnsi="Arial" w:cs="Arial"/>
                  </w:rPr>
                </w:rPrChange>
              </w:rPr>
            </w:pPr>
            <w:r w:rsidRPr="007450AE">
              <w:rPr>
                <w:rFonts w:ascii="Arial" w:hAnsi="Arial" w:cs="Arial"/>
                <w:sz w:val="20"/>
                <w:rPrChange w:id="249" w:author="Richard Fitzpatrick" w:date="2019-04-26T13:22:00Z">
                  <w:rPr>
                    <w:rFonts w:ascii="Arial" w:hAnsi="Arial" w:cs="Arial"/>
                  </w:rPr>
                </w:rPrChange>
              </w:rPr>
              <w:t>Gli2/3(R) Degradation</w:t>
            </w:r>
          </w:p>
        </w:tc>
        <w:tc>
          <w:tcPr>
            <w:tcW w:w="5152" w:type="dxa"/>
            <w:tcPrChange w:id="250" w:author="Richard Fitzpatrick" w:date="2019-04-26T18:35:00Z">
              <w:tcPr>
                <w:tcW w:w="4394" w:type="dxa"/>
              </w:tcPr>
            </w:tcPrChange>
          </w:tcPr>
          <w:p w14:paraId="44AA1314" w14:textId="77777777" w:rsidR="006E792D" w:rsidRPr="007450AE" w:rsidRDefault="006E792D" w:rsidP="00F26248">
            <w:pPr>
              <w:cnfStyle w:val="000000100000" w:firstRow="0" w:lastRow="0" w:firstColumn="0" w:lastColumn="0" w:oddVBand="0" w:evenVBand="0" w:oddHBand="1" w:evenHBand="0" w:firstRowFirstColumn="0" w:firstRowLastColumn="0" w:lastRowFirstColumn="0" w:lastRowLastColumn="0"/>
              <w:rPr>
                <w:rFonts w:ascii="Arial" w:hAnsi="Arial" w:cs="Arial"/>
                <w:sz w:val="20"/>
                <w:rPrChange w:id="251" w:author="Richard Fitzpatrick" w:date="2019-04-26T13:22:00Z">
                  <w:rPr>
                    <w:rFonts w:ascii="Arial" w:hAnsi="Arial" w:cs="Arial"/>
                  </w:rPr>
                </w:rPrChange>
              </w:rPr>
            </w:pPr>
            <w:r w:rsidRPr="007450AE">
              <w:rPr>
                <w:rFonts w:ascii="Arial" w:hAnsi="Arial" w:cs="Arial"/>
                <w:sz w:val="20"/>
                <w:rPrChange w:id="252" w:author="Richard Fitzpatrick" w:date="2019-04-26T13:22:00Z">
                  <w:rPr>
                    <w:rFonts w:ascii="Arial" w:hAnsi="Arial" w:cs="Arial"/>
                  </w:rPr>
                </w:rPrChange>
              </w:rPr>
              <w:t>Gli2/3(R) -&gt;</w:t>
            </w:r>
          </w:p>
        </w:tc>
        <w:tc>
          <w:tcPr>
            <w:tcW w:w="2126" w:type="dxa"/>
            <w:tcPrChange w:id="253" w:author="Richard Fitzpatrick" w:date="2019-04-26T18:35:00Z">
              <w:tcPr>
                <w:tcW w:w="2075" w:type="dxa"/>
              </w:tcPr>
            </w:tcPrChange>
          </w:tcPr>
          <w:p w14:paraId="4BAAACD9" w14:textId="77777777" w:rsidR="006E792D" w:rsidRPr="007450AE" w:rsidRDefault="006E792D" w:rsidP="00F262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Change w:id="254" w:author="Richard Fitzpatrick" w:date="2019-04-26T13:22:00Z">
                  <w:rPr>
                    <w:rFonts w:ascii="Arial" w:hAnsi="Arial" w:cs="Arial"/>
                  </w:rPr>
                </w:rPrChange>
              </w:rPr>
            </w:pPr>
          </w:p>
        </w:tc>
      </w:tr>
      <w:tr w:rsidR="006E792D" w:rsidRPr="007450AE" w14:paraId="0E3756EC" w14:textId="77777777" w:rsidTr="00A32C85">
        <w:tc>
          <w:tcPr>
            <w:cnfStyle w:val="001000000000" w:firstRow="0" w:lastRow="0" w:firstColumn="1" w:lastColumn="0" w:oddVBand="0" w:evenVBand="0" w:oddHBand="0" w:evenHBand="0" w:firstRowFirstColumn="0" w:firstRowLastColumn="0" w:lastRowFirstColumn="0" w:lastRowLastColumn="0"/>
            <w:tcW w:w="1794" w:type="dxa"/>
            <w:tcPrChange w:id="255" w:author="Richard Fitzpatrick" w:date="2019-04-26T18:35:00Z">
              <w:tcPr>
                <w:tcW w:w="2547" w:type="dxa"/>
              </w:tcPr>
            </w:tcPrChange>
          </w:tcPr>
          <w:p w14:paraId="752E032B" w14:textId="77777777" w:rsidR="006E792D" w:rsidRPr="007450AE" w:rsidRDefault="006E792D" w:rsidP="00F26248">
            <w:pPr>
              <w:jc w:val="center"/>
              <w:rPr>
                <w:rFonts w:ascii="Arial" w:hAnsi="Arial" w:cs="Arial"/>
                <w:sz w:val="20"/>
                <w:rPrChange w:id="256" w:author="Richard Fitzpatrick" w:date="2019-04-26T13:22:00Z">
                  <w:rPr>
                    <w:rFonts w:ascii="Arial" w:hAnsi="Arial" w:cs="Arial"/>
                  </w:rPr>
                </w:rPrChange>
              </w:rPr>
            </w:pPr>
            <w:r w:rsidRPr="007450AE">
              <w:rPr>
                <w:rFonts w:ascii="Arial" w:hAnsi="Arial" w:cs="Arial"/>
                <w:sz w:val="20"/>
                <w:rPrChange w:id="257" w:author="Richard Fitzpatrick" w:date="2019-04-26T13:22:00Z">
                  <w:rPr>
                    <w:rFonts w:ascii="Arial" w:hAnsi="Arial" w:cs="Arial"/>
                  </w:rPr>
                </w:rPrChange>
              </w:rPr>
              <w:t>Shh Binding</w:t>
            </w:r>
          </w:p>
        </w:tc>
        <w:tc>
          <w:tcPr>
            <w:tcW w:w="5152" w:type="dxa"/>
            <w:tcPrChange w:id="258" w:author="Richard Fitzpatrick" w:date="2019-04-26T18:35:00Z">
              <w:tcPr>
                <w:tcW w:w="4394" w:type="dxa"/>
              </w:tcPr>
            </w:tcPrChange>
          </w:tcPr>
          <w:p w14:paraId="013C9005" w14:textId="77777777" w:rsidR="006E792D" w:rsidRPr="007450AE" w:rsidRDefault="006E792D" w:rsidP="00F26248">
            <w:pPr>
              <w:cnfStyle w:val="000000000000" w:firstRow="0" w:lastRow="0" w:firstColumn="0" w:lastColumn="0" w:oddVBand="0" w:evenVBand="0" w:oddHBand="0" w:evenHBand="0" w:firstRowFirstColumn="0" w:firstRowLastColumn="0" w:lastRowFirstColumn="0" w:lastRowLastColumn="0"/>
              <w:rPr>
                <w:rFonts w:ascii="Arial" w:hAnsi="Arial" w:cs="Arial"/>
                <w:sz w:val="20"/>
                <w:rPrChange w:id="259" w:author="Richard Fitzpatrick" w:date="2019-04-26T13:22:00Z">
                  <w:rPr>
                    <w:rFonts w:ascii="Arial" w:hAnsi="Arial" w:cs="Arial"/>
                  </w:rPr>
                </w:rPrChange>
              </w:rPr>
            </w:pPr>
            <w:r w:rsidRPr="007450AE">
              <w:rPr>
                <w:rFonts w:ascii="Arial" w:hAnsi="Arial" w:cs="Arial"/>
                <w:sz w:val="20"/>
                <w:rPrChange w:id="260" w:author="Richard Fitzpatrick" w:date="2019-04-26T13:22:00Z">
                  <w:rPr>
                    <w:rFonts w:ascii="Arial" w:hAnsi="Arial" w:cs="Arial"/>
                  </w:rPr>
                </w:rPrChange>
              </w:rPr>
              <w:t>Shh + 2 * Ptch1 -&gt;</w:t>
            </w:r>
          </w:p>
        </w:tc>
        <w:tc>
          <w:tcPr>
            <w:tcW w:w="2126" w:type="dxa"/>
            <w:tcPrChange w:id="261" w:author="Richard Fitzpatrick" w:date="2019-04-26T18:35:00Z">
              <w:tcPr>
                <w:tcW w:w="2075" w:type="dxa"/>
              </w:tcPr>
            </w:tcPrChange>
          </w:tcPr>
          <w:p w14:paraId="0B6DCBFD" w14:textId="77777777" w:rsidR="006E792D" w:rsidRPr="007450AE" w:rsidRDefault="006E792D" w:rsidP="00F262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Change w:id="262" w:author="Richard Fitzpatrick" w:date="2019-04-26T13:22:00Z">
                  <w:rPr>
                    <w:rFonts w:ascii="Arial" w:hAnsi="Arial" w:cs="Arial"/>
                  </w:rPr>
                </w:rPrChange>
              </w:rPr>
            </w:pPr>
          </w:p>
        </w:tc>
      </w:tr>
      <w:tr w:rsidR="006E792D" w:rsidRPr="007450AE" w14:paraId="5DF8ADA5" w14:textId="77777777" w:rsidTr="00A32C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4" w:type="dxa"/>
            <w:tcPrChange w:id="263" w:author="Richard Fitzpatrick" w:date="2019-04-26T18:35:00Z">
              <w:tcPr>
                <w:tcW w:w="2547" w:type="dxa"/>
              </w:tcPr>
            </w:tcPrChange>
          </w:tcPr>
          <w:p w14:paraId="7C0E4893" w14:textId="77777777" w:rsidR="006E792D" w:rsidRPr="007450AE" w:rsidRDefault="006E792D" w:rsidP="00F26248">
            <w:pPr>
              <w:jc w:val="center"/>
              <w:cnfStyle w:val="001000100000" w:firstRow="0" w:lastRow="0" w:firstColumn="1" w:lastColumn="0" w:oddVBand="0" w:evenVBand="0" w:oddHBand="1" w:evenHBand="0" w:firstRowFirstColumn="0" w:firstRowLastColumn="0" w:lastRowFirstColumn="0" w:lastRowLastColumn="0"/>
              <w:rPr>
                <w:rFonts w:ascii="Arial" w:hAnsi="Arial" w:cs="Arial"/>
                <w:sz w:val="20"/>
                <w:rPrChange w:id="264" w:author="Richard Fitzpatrick" w:date="2019-04-26T13:22:00Z">
                  <w:rPr>
                    <w:rFonts w:ascii="Arial" w:hAnsi="Arial" w:cs="Arial"/>
                  </w:rPr>
                </w:rPrChange>
              </w:rPr>
            </w:pPr>
            <w:r w:rsidRPr="007450AE">
              <w:rPr>
                <w:rFonts w:ascii="Arial" w:hAnsi="Arial" w:cs="Arial"/>
                <w:sz w:val="20"/>
                <w:rPrChange w:id="265" w:author="Richard Fitzpatrick" w:date="2019-04-26T13:22:00Z">
                  <w:rPr>
                    <w:rFonts w:ascii="Arial" w:hAnsi="Arial" w:cs="Arial"/>
                  </w:rPr>
                </w:rPrChange>
              </w:rPr>
              <w:t>Smoothened Phosphorylation</w:t>
            </w:r>
          </w:p>
        </w:tc>
        <w:tc>
          <w:tcPr>
            <w:tcW w:w="5152" w:type="dxa"/>
            <w:tcPrChange w:id="266" w:author="Richard Fitzpatrick" w:date="2019-04-26T18:35:00Z">
              <w:tcPr>
                <w:tcW w:w="4394" w:type="dxa"/>
              </w:tcPr>
            </w:tcPrChange>
          </w:tcPr>
          <w:p w14:paraId="4B0337BC" w14:textId="77777777" w:rsidR="006E792D" w:rsidRPr="007450AE" w:rsidRDefault="006E792D" w:rsidP="00F26248">
            <w:pPr>
              <w:cnfStyle w:val="000000100000" w:firstRow="0" w:lastRow="0" w:firstColumn="0" w:lastColumn="0" w:oddVBand="0" w:evenVBand="0" w:oddHBand="1" w:evenHBand="0" w:firstRowFirstColumn="0" w:firstRowLastColumn="0" w:lastRowFirstColumn="0" w:lastRowLastColumn="0"/>
              <w:rPr>
                <w:rFonts w:ascii="Arial" w:hAnsi="Arial" w:cs="Arial"/>
                <w:sz w:val="20"/>
                <w:rPrChange w:id="267" w:author="Richard Fitzpatrick" w:date="2019-04-26T13:22:00Z">
                  <w:rPr>
                    <w:rFonts w:ascii="Arial" w:hAnsi="Arial" w:cs="Arial"/>
                  </w:rPr>
                </w:rPrChange>
              </w:rPr>
            </w:pPr>
            <w:proofErr w:type="spellStart"/>
            <w:r w:rsidRPr="007450AE">
              <w:rPr>
                <w:rFonts w:ascii="Arial" w:hAnsi="Arial" w:cs="Arial"/>
                <w:sz w:val="20"/>
                <w:rPrChange w:id="268" w:author="Richard Fitzpatrick" w:date="2019-04-26T13:22:00Z">
                  <w:rPr>
                    <w:rFonts w:ascii="Arial" w:hAnsi="Arial" w:cs="Arial"/>
                  </w:rPr>
                </w:rPrChange>
              </w:rPr>
              <w:t>Smo</w:t>
            </w:r>
            <w:proofErr w:type="spellEnd"/>
            <w:r w:rsidRPr="007450AE">
              <w:rPr>
                <w:rFonts w:ascii="Arial" w:hAnsi="Arial" w:cs="Arial"/>
                <w:sz w:val="20"/>
                <w:rPrChange w:id="269" w:author="Richard Fitzpatrick" w:date="2019-04-26T13:22:00Z">
                  <w:rPr>
                    <w:rFonts w:ascii="Arial" w:hAnsi="Arial" w:cs="Arial"/>
                  </w:rPr>
                </w:rPrChange>
              </w:rPr>
              <w:t xml:space="preserve"> + CK1 + GRK2 -&gt; </w:t>
            </w:r>
            <w:proofErr w:type="spellStart"/>
            <w:r w:rsidRPr="007450AE">
              <w:rPr>
                <w:rFonts w:ascii="Arial" w:hAnsi="Arial" w:cs="Arial"/>
                <w:sz w:val="20"/>
                <w:rPrChange w:id="270" w:author="Richard Fitzpatrick" w:date="2019-04-26T13:22:00Z">
                  <w:rPr>
                    <w:rFonts w:ascii="Arial" w:hAnsi="Arial" w:cs="Arial"/>
                  </w:rPr>
                </w:rPrChange>
              </w:rPr>
              <w:t>Smo</w:t>
            </w:r>
            <w:proofErr w:type="spellEnd"/>
            <w:r w:rsidRPr="007450AE">
              <w:rPr>
                <w:rFonts w:ascii="Arial" w:hAnsi="Arial" w:cs="Arial"/>
                <w:sz w:val="20"/>
                <w:rPrChange w:id="271" w:author="Richard Fitzpatrick" w:date="2019-04-26T13:22:00Z">
                  <w:rPr>
                    <w:rFonts w:ascii="Arial" w:hAnsi="Arial" w:cs="Arial"/>
                  </w:rPr>
                </w:rPrChange>
              </w:rPr>
              <w:t>(P) + CK1 + GRK2</w:t>
            </w:r>
          </w:p>
        </w:tc>
        <w:tc>
          <w:tcPr>
            <w:tcW w:w="2126" w:type="dxa"/>
            <w:tcPrChange w:id="272" w:author="Richard Fitzpatrick" w:date="2019-04-26T18:35:00Z">
              <w:tcPr>
                <w:tcW w:w="2075" w:type="dxa"/>
              </w:tcPr>
            </w:tcPrChange>
          </w:tcPr>
          <w:p w14:paraId="557E00FC" w14:textId="77777777" w:rsidR="006E792D" w:rsidRPr="007450AE" w:rsidRDefault="006E792D" w:rsidP="00F262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Change w:id="273" w:author="Richard Fitzpatrick" w:date="2019-04-26T13:22:00Z">
                  <w:rPr>
                    <w:rFonts w:ascii="Arial" w:hAnsi="Arial" w:cs="Arial"/>
                  </w:rPr>
                </w:rPrChange>
              </w:rPr>
            </w:pPr>
            <w:r w:rsidRPr="007450AE">
              <w:rPr>
                <w:rFonts w:ascii="Arial" w:hAnsi="Arial" w:cs="Arial"/>
                <w:sz w:val="20"/>
                <w:rPrChange w:id="274" w:author="Richard Fitzpatrick" w:date="2019-04-26T13:22:00Z">
                  <w:rPr>
                    <w:rFonts w:ascii="Arial" w:hAnsi="Arial" w:cs="Arial"/>
                  </w:rPr>
                </w:rPrChange>
              </w:rPr>
              <w:t>if({[Shh]} &gt; 0,</w:t>
            </w:r>
            <w:proofErr w:type="gramStart"/>
            <w:r w:rsidRPr="007450AE">
              <w:rPr>
                <w:rFonts w:ascii="Arial" w:hAnsi="Arial" w:cs="Arial"/>
                <w:sz w:val="20"/>
                <w:rPrChange w:id="275" w:author="Richard Fitzpatrick" w:date="2019-04-26T13:22:00Z">
                  <w:rPr>
                    <w:rFonts w:ascii="Arial" w:hAnsi="Arial" w:cs="Arial"/>
                  </w:rPr>
                </w:rPrChange>
              </w:rPr>
              <w:t>1,if</w:t>
            </w:r>
            <w:proofErr w:type="gramEnd"/>
            <w:r w:rsidRPr="007450AE">
              <w:rPr>
                <w:rFonts w:ascii="Arial" w:hAnsi="Arial" w:cs="Arial"/>
                <w:sz w:val="20"/>
                <w:rPrChange w:id="276" w:author="Richard Fitzpatrick" w:date="2019-04-26T13:22:00Z">
                  <w:rPr>
                    <w:rFonts w:ascii="Arial" w:hAnsi="Arial" w:cs="Arial"/>
                  </w:rPr>
                </w:rPrChange>
              </w:rPr>
              <w:t>({[Ptch1-Smo(I)]} &gt; 0,0,0))</w:t>
            </w:r>
          </w:p>
        </w:tc>
      </w:tr>
      <w:tr w:rsidR="006E792D" w:rsidRPr="007450AE" w14:paraId="23D630AC" w14:textId="77777777" w:rsidTr="00A32C85">
        <w:tc>
          <w:tcPr>
            <w:cnfStyle w:val="001000000000" w:firstRow="0" w:lastRow="0" w:firstColumn="1" w:lastColumn="0" w:oddVBand="0" w:evenVBand="0" w:oddHBand="0" w:evenHBand="0" w:firstRowFirstColumn="0" w:firstRowLastColumn="0" w:lastRowFirstColumn="0" w:lastRowLastColumn="0"/>
            <w:tcW w:w="1794" w:type="dxa"/>
            <w:tcPrChange w:id="277" w:author="Richard Fitzpatrick" w:date="2019-04-26T18:35:00Z">
              <w:tcPr>
                <w:tcW w:w="2547" w:type="dxa"/>
              </w:tcPr>
            </w:tcPrChange>
          </w:tcPr>
          <w:p w14:paraId="282A7493" w14:textId="77777777" w:rsidR="006E792D" w:rsidRPr="007450AE" w:rsidRDefault="006E792D" w:rsidP="00F26248">
            <w:pPr>
              <w:jc w:val="center"/>
              <w:rPr>
                <w:rFonts w:ascii="Arial" w:hAnsi="Arial" w:cs="Arial"/>
                <w:sz w:val="20"/>
                <w:rPrChange w:id="278" w:author="Richard Fitzpatrick" w:date="2019-04-26T13:22:00Z">
                  <w:rPr>
                    <w:rFonts w:ascii="Arial" w:hAnsi="Arial" w:cs="Arial"/>
                  </w:rPr>
                </w:rPrChange>
              </w:rPr>
            </w:pPr>
            <w:r w:rsidRPr="007450AE">
              <w:rPr>
                <w:rFonts w:ascii="Arial" w:hAnsi="Arial" w:cs="Arial"/>
                <w:sz w:val="20"/>
                <w:rPrChange w:id="279" w:author="Richard Fitzpatrick" w:date="2019-04-26T13:22:00Z">
                  <w:rPr>
                    <w:rFonts w:ascii="Arial" w:hAnsi="Arial" w:cs="Arial"/>
                  </w:rPr>
                </w:rPrChange>
              </w:rPr>
              <w:t>Smoothened Localisation</w:t>
            </w:r>
          </w:p>
        </w:tc>
        <w:tc>
          <w:tcPr>
            <w:tcW w:w="5152" w:type="dxa"/>
            <w:tcPrChange w:id="280" w:author="Richard Fitzpatrick" w:date="2019-04-26T18:35:00Z">
              <w:tcPr>
                <w:tcW w:w="4394" w:type="dxa"/>
              </w:tcPr>
            </w:tcPrChange>
          </w:tcPr>
          <w:p w14:paraId="7FC6F8E0" w14:textId="77777777" w:rsidR="006E792D" w:rsidRPr="007450AE" w:rsidRDefault="006E792D" w:rsidP="00F26248">
            <w:pPr>
              <w:cnfStyle w:val="000000000000" w:firstRow="0" w:lastRow="0" w:firstColumn="0" w:lastColumn="0" w:oddVBand="0" w:evenVBand="0" w:oddHBand="0" w:evenHBand="0" w:firstRowFirstColumn="0" w:firstRowLastColumn="0" w:lastRowFirstColumn="0" w:lastRowLastColumn="0"/>
              <w:rPr>
                <w:rFonts w:ascii="Arial" w:hAnsi="Arial" w:cs="Arial"/>
                <w:sz w:val="20"/>
                <w:rPrChange w:id="281" w:author="Richard Fitzpatrick" w:date="2019-04-26T13:22:00Z">
                  <w:rPr>
                    <w:rFonts w:ascii="Arial" w:hAnsi="Arial" w:cs="Arial"/>
                  </w:rPr>
                </w:rPrChange>
              </w:rPr>
            </w:pPr>
            <w:proofErr w:type="spellStart"/>
            <w:r w:rsidRPr="007450AE">
              <w:rPr>
                <w:rFonts w:ascii="Arial" w:hAnsi="Arial" w:cs="Arial"/>
                <w:sz w:val="20"/>
                <w:rPrChange w:id="282" w:author="Richard Fitzpatrick" w:date="2019-04-26T13:22:00Z">
                  <w:rPr>
                    <w:rFonts w:ascii="Arial" w:hAnsi="Arial" w:cs="Arial"/>
                  </w:rPr>
                </w:rPrChange>
              </w:rPr>
              <w:t>Smo</w:t>
            </w:r>
            <w:proofErr w:type="spellEnd"/>
            <w:r w:rsidRPr="007450AE">
              <w:rPr>
                <w:rFonts w:ascii="Arial" w:hAnsi="Arial" w:cs="Arial"/>
                <w:sz w:val="20"/>
                <w:rPrChange w:id="283" w:author="Richard Fitzpatrick" w:date="2019-04-26T13:22:00Z">
                  <w:rPr>
                    <w:rFonts w:ascii="Arial" w:hAnsi="Arial" w:cs="Arial"/>
                  </w:rPr>
                </w:rPrChange>
              </w:rPr>
              <w:t xml:space="preserve">(P) + EvC-EvC2 -&gt; </w:t>
            </w:r>
            <w:proofErr w:type="spellStart"/>
            <w:r w:rsidRPr="007450AE">
              <w:rPr>
                <w:rFonts w:ascii="Arial" w:hAnsi="Arial" w:cs="Arial"/>
                <w:sz w:val="20"/>
                <w:rPrChange w:id="284" w:author="Richard Fitzpatrick" w:date="2019-04-26T13:22:00Z">
                  <w:rPr>
                    <w:rFonts w:ascii="Arial" w:hAnsi="Arial" w:cs="Arial"/>
                  </w:rPr>
                </w:rPrChange>
              </w:rPr>
              <w:t>Smo</w:t>
            </w:r>
            <w:proofErr w:type="spellEnd"/>
            <w:r w:rsidRPr="007450AE">
              <w:rPr>
                <w:rFonts w:ascii="Arial" w:hAnsi="Arial" w:cs="Arial"/>
                <w:sz w:val="20"/>
                <w:rPrChange w:id="285" w:author="Richard Fitzpatrick" w:date="2019-04-26T13:22:00Z">
                  <w:rPr>
                    <w:rFonts w:ascii="Arial" w:hAnsi="Arial" w:cs="Arial"/>
                  </w:rPr>
                </w:rPrChange>
              </w:rPr>
              <w:t>(A)-EvC-EvC2</w:t>
            </w:r>
          </w:p>
        </w:tc>
        <w:tc>
          <w:tcPr>
            <w:tcW w:w="2126" w:type="dxa"/>
            <w:tcPrChange w:id="286" w:author="Richard Fitzpatrick" w:date="2019-04-26T18:35:00Z">
              <w:tcPr>
                <w:tcW w:w="2075" w:type="dxa"/>
              </w:tcPr>
            </w:tcPrChange>
          </w:tcPr>
          <w:p w14:paraId="0F46A28A" w14:textId="77777777" w:rsidR="006E792D" w:rsidRPr="007450AE" w:rsidRDefault="006E792D" w:rsidP="00F262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Change w:id="287" w:author="Richard Fitzpatrick" w:date="2019-04-26T13:22:00Z">
                  <w:rPr>
                    <w:rFonts w:ascii="Arial" w:hAnsi="Arial" w:cs="Arial"/>
                  </w:rPr>
                </w:rPrChange>
              </w:rPr>
            </w:pPr>
          </w:p>
        </w:tc>
      </w:tr>
      <w:tr w:rsidR="006E792D" w:rsidRPr="007450AE" w14:paraId="2DFEC90E" w14:textId="77777777" w:rsidTr="00A32C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4" w:type="dxa"/>
            <w:tcPrChange w:id="288" w:author="Richard Fitzpatrick" w:date="2019-04-26T18:35:00Z">
              <w:tcPr>
                <w:tcW w:w="2547" w:type="dxa"/>
              </w:tcPr>
            </w:tcPrChange>
          </w:tcPr>
          <w:p w14:paraId="6B15F439" w14:textId="77777777" w:rsidR="006E792D" w:rsidRPr="007450AE" w:rsidRDefault="006E792D" w:rsidP="00F26248">
            <w:pPr>
              <w:jc w:val="center"/>
              <w:cnfStyle w:val="001000100000" w:firstRow="0" w:lastRow="0" w:firstColumn="1" w:lastColumn="0" w:oddVBand="0" w:evenVBand="0" w:oddHBand="1" w:evenHBand="0" w:firstRowFirstColumn="0" w:firstRowLastColumn="0" w:lastRowFirstColumn="0" w:lastRowLastColumn="0"/>
              <w:rPr>
                <w:rFonts w:ascii="Arial" w:hAnsi="Arial" w:cs="Arial"/>
                <w:sz w:val="20"/>
                <w:rPrChange w:id="289" w:author="Richard Fitzpatrick" w:date="2019-04-26T13:22:00Z">
                  <w:rPr>
                    <w:rFonts w:ascii="Arial" w:hAnsi="Arial" w:cs="Arial"/>
                  </w:rPr>
                </w:rPrChange>
              </w:rPr>
            </w:pPr>
            <w:r w:rsidRPr="007450AE">
              <w:rPr>
                <w:rFonts w:ascii="Arial" w:hAnsi="Arial" w:cs="Arial"/>
                <w:sz w:val="20"/>
                <w:rPrChange w:id="290" w:author="Richard Fitzpatrick" w:date="2019-04-26T13:22:00Z">
                  <w:rPr>
                    <w:rFonts w:ascii="Arial" w:hAnsi="Arial" w:cs="Arial"/>
                  </w:rPr>
                </w:rPrChange>
              </w:rPr>
              <w:t>Kif7 Binding</w:t>
            </w:r>
          </w:p>
        </w:tc>
        <w:tc>
          <w:tcPr>
            <w:tcW w:w="5152" w:type="dxa"/>
            <w:tcPrChange w:id="291" w:author="Richard Fitzpatrick" w:date="2019-04-26T18:35:00Z">
              <w:tcPr>
                <w:tcW w:w="4394" w:type="dxa"/>
              </w:tcPr>
            </w:tcPrChange>
          </w:tcPr>
          <w:p w14:paraId="44472252" w14:textId="77777777" w:rsidR="006E792D" w:rsidRPr="007450AE" w:rsidRDefault="006E792D" w:rsidP="00F26248">
            <w:pPr>
              <w:cnfStyle w:val="000000100000" w:firstRow="0" w:lastRow="0" w:firstColumn="0" w:lastColumn="0" w:oddVBand="0" w:evenVBand="0" w:oddHBand="1" w:evenHBand="0" w:firstRowFirstColumn="0" w:firstRowLastColumn="0" w:lastRowFirstColumn="0" w:lastRowLastColumn="0"/>
              <w:rPr>
                <w:rFonts w:ascii="Arial" w:hAnsi="Arial" w:cs="Arial"/>
                <w:sz w:val="20"/>
                <w:rPrChange w:id="292" w:author="Richard Fitzpatrick" w:date="2019-04-26T13:22:00Z">
                  <w:rPr>
                    <w:rFonts w:ascii="Arial" w:hAnsi="Arial" w:cs="Arial"/>
                  </w:rPr>
                </w:rPrChange>
              </w:rPr>
            </w:pPr>
            <w:proofErr w:type="spellStart"/>
            <w:r w:rsidRPr="007450AE">
              <w:rPr>
                <w:rFonts w:ascii="Arial" w:hAnsi="Arial" w:cs="Arial"/>
                <w:sz w:val="20"/>
                <w:rPrChange w:id="293" w:author="Richard Fitzpatrick" w:date="2019-04-26T13:22:00Z">
                  <w:rPr>
                    <w:rFonts w:ascii="Arial" w:hAnsi="Arial" w:cs="Arial"/>
                  </w:rPr>
                </w:rPrChange>
              </w:rPr>
              <w:t>SuFu</w:t>
            </w:r>
            <w:proofErr w:type="spellEnd"/>
            <w:r w:rsidRPr="007450AE">
              <w:rPr>
                <w:rFonts w:ascii="Arial" w:hAnsi="Arial" w:cs="Arial"/>
                <w:sz w:val="20"/>
                <w:rPrChange w:id="294" w:author="Richard Fitzpatrick" w:date="2019-04-26T13:22:00Z">
                  <w:rPr>
                    <w:rFonts w:ascii="Arial" w:hAnsi="Arial" w:cs="Arial"/>
                  </w:rPr>
                </w:rPrChange>
              </w:rPr>
              <w:t xml:space="preserve">(P)-Gli2/3 + Kif7(P) -&gt; </w:t>
            </w:r>
            <w:proofErr w:type="spellStart"/>
            <w:r w:rsidRPr="007450AE">
              <w:rPr>
                <w:rFonts w:ascii="Arial" w:hAnsi="Arial" w:cs="Arial"/>
                <w:sz w:val="20"/>
                <w:rPrChange w:id="295" w:author="Richard Fitzpatrick" w:date="2019-04-26T13:22:00Z">
                  <w:rPr>
                    <w:rFonts w:ascii="Arial" w:hAnsi="Arial" w:cs="Arial"/>
                  </w:rPr>
                </w:rPrChange>
              </w:rPr>
              <w:t>SuFu</w:t>
            </w:r>
            <w:proofErr w:type="spellEnd"/>
            <w:r w:rsidRPr="007450AE">
              <w:rPr>
                <w:rFonts w:ascii="Arial" w:hAnsi="Arial" w:cs="Arial"/>
                <w:sz w:val="20"/>
                <w:rPrChange w:id="296" w:author="Richard Fitzpatrick" w:date="2019-04-26T13:22:00Z">
                  <w:rPr>
                    <w:rFonts w:ascii="Arial" w:hAnsi="Arial" w:cs="Arial"/>
                  </w:rPr>
                </w:rPrChange>
              </w:rPr>
              <w:t>(P)-Gli2/3-Kif7(P)</w:t>
            </w:r>
          </w:p>
        </w:tc>
        <w:tc>
          <w:tcPr>
            <w:tcW w:w="2126" w:type="dxa"/>
            <w:tcPrChange w:id="297" w:author="Richard Fitzpatrick" w:date="2019-04-26T18:35:00Z">
              <w:tcPr>
                <w:tcW w:w="2075" w:type="dxa"/>
              </w:tcPr>
            </w:tcPrChange>
          </w:tcPr>
          <w:p w14:paraId="77FC881D" w14:textId="77777777" w:rsidR="006E792D" w:rsidRPr="007450AE" w:rsidRDefault="006E792D" w:rsidP="00F262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Change w:id="298" w:author="Richard Fitzpatrick" w:date="2019-04-26T13:22:00Z">
                  <w:rPr>
                    <w:rFonts w:ascii="Arial" w:hAnsi="Arial" w:cs="Arial"/>
                  </w:rPr>
                </w:rPrChange>
              </w:rPr>
            </w:pPr>
            <w:r w:rsidRPr="007450AE">
              <w:rPr>
                <w:rFonts w:ascii="Arial" w:hAnsi="Arial" w:cs="Arial"/>
                <w:sz w:val="20"/>
                <w:rPrChange w:id="299" w:author="Richard Fitzpatrick" w:date="2019-04-26T13:22:00Z">
                  <w:rPr>
                    <w:rFonts w:ascii="Arial" w:hAnsi="Arial" w:cs="Arial"/>
                  </w:rPr>
                </w:rPrChange>
              </w:rPr>
              <w:t>if({[</w:t>
            </w:r>
            <w:proofErr w:type="spellStart"/>
            <w:r w:rsidRPr="007450AE">
              <w:rPr>
                <w:rFonts w:ascii="Arial" w:hAnsi="Arial" w:cs="Arial"/>
                <w:sz w:val="20"/>
                <w:rPrChange w:id="300" w:author="Richard Fitzpatrick" w:date="2019-04-26T13:22:00Z">
                  <w:rPr>
                    <w:rFonts w:ascii="Arial" w:hAnsi="Arial" w:cs="Arial"/>
                  </w:rPr>
                </w:rPrChange>
              </w:rPr>
              <w:t>Smo</w:t>
            </w:r>
            <w:proofErr w:type="spellEnd"/>
            <w:r w:rsidRPr="007450AE">
              <w:rPr>
                <w:rFonts w:ascii="Arial" w:hAnsi="Arial" w:cs="Arial"/>
                <w:sz w:val="20"/>
                <w:rPrChange w:id="301" w:author="Richard Fitzpatrick" w:date="2019-04-26T13:22:00Z">
                  <w:rPr>
                    <w:rFonts w:ascii="Arial" w:hAnsi="Arial" w:cs="Arial"/>
                  </w:rPr>
                </w:rPrChange>
              </w:rPr>
              <w:t>(A)-EvC-EvC2]} &gt; 0,1,0)</w:t>
            </w:r>
          </w:p>
        </w:tc>
      </w:tr>
      <w:tr w:rsidR="006E792D" w:rsidRPr="007450AE" w14:paraId="4151B65D" w14:textId="77777777" w:rsidTr="00A32C85">
        <w:tc>
          <w:tcPr>
            <w:cnfStyle w:val="001000000000" w:firstRow="0" w:lastRow="0" w:firstColumn="1" w:lastColumn="0" w:oddVBand="0" w:evenVBand="0" w:oddHBand="0" w:evenHBand="0" w:firstRowFirstColumn="0" w:firstRowLastColumn="0" w:lastRowFirstColumn="0" w:lastRowLastColumn="0"/>
            <w:tcW w:w="1794" w:type="dxa"/>
            <w:tcPrChange w:id="302" w:author="Richard Fitzpatrick" w:date="2019-04-26T18:35:00Z">
              <w:tcPr>
                <w:tcW w:w="2547" w:type="dxa"/>
              </w:tcPr>
            </w:tcPrChange>
          </w:tcPr>
          <w:p w14:paraId="2273F621" w14:textId="77777777" w:rsidR="006E792D" w:rsidRPr="007450AE" w:rsidRDefault="006E792D" w:rsidP="00F26248">
            <w:pPr>
              <w:jc w:val="center"/>
              <w:rPr>
                <w:rFonts w:ascii="Arial" w:hAnsi="Arial" w:cs="Arial"/>
                <w:sz w:val="20"/>
                <w:rPrChange w:id="303" w:author="Richard Fitzpatrick" w:date="2019-04-26T13:22:00Z">
                  <w:rPr>
                    <w:rFonts w:ascii="Arial" w:hAnsi="Arial" w:cs="Arial"/>
                  </w:rPr>
                </w:rPrChange>
              </w:rPr>
            </w:pPr>
            <w:r w:rsidRPr="007450AE">
              <w:rPr>
                <w:rFonts w:ascii="Arial" w:hAnsi="Arial" w:cs="Arial"/>
                <w:sz w:val="20"/>
                <w:rPrChange w:id="304" w:author="Richard Fitzpatrick" w:date="2019-04-26T13:22:00Z">
                  <w:rPr>
                    <w:rFonts w:ascii="Arial" w:hAnsi="Arial" w:cs="Arial"/>
                  </w:rPr>
                </w:rPrChange>
              </w:rPr>
              <w:t>Kif7 Translocation</w:t>
            </w:r>
          </w:p>
        </w:tc>
        <w:tc>
          <w:tcPr>
            <w:tcW w:w="5152" w:type="dxa"/>
            <w:tcPrChange w:id="305" w:author="Richard Fitzpatrick" w:date="2019-04-26T18:35:00Z">
              <w:tcPr>
                <w:tcW w:w="4394" w:type="dxa"/>
              </w:tcPr>
            </w:tcPrChange>
          </w:tcPr>
          <w:p w14:paraId="55B613DF" w14:textId="77777777" w:rsidR="006E792D" w:rsidRPr="007450AE" w:rsidRDefault="006E792D" w:rsidP="00F26248">
            <w:pPr>
              <w:cnfStyle w:val="000000000000" w:firstRow="0" w:lastRow="0" w:firstColumn="0" w:lastColumn="0" w:oddVBand="0" w:evenVBand="0" w:oddHBand="0" w:evenHBand="0" w:firstRowFirstColumn="0" w:firstRowLastColumn="0" w:lastRowFirstColumn="0" w:lastRowLastColumn="0"/>
              <w:rPr>
                <w:rFonts w:ascii="Arial" w:hAnsi="Arial" w:cs="Arial"/>
                <w:sz w:val="20"/>
                <w:rPrChange w:id="306" w:author="Richard Fitzpatrick" w:date="2019-04-26T13:22:00Z">
                  <w:rPr>
                    <w:rFonts w:ascii="Arial" w:hAnsi="Arial" w:cs="Arial"/>
                  </w:rPr>
                </w:rPrChange>
              </w:rPr>
            </w:pPr>
            <w:proofErr w:type="spellStart"/>
            <w:r w:rsidRPr="007450AE">
              <w:rPr>
                <w:rFonts w:ascii="Arial" w:hAnsi="Arial" w:cs="Arial"/>
                <w:sz w:val="20"/>
                <w:rPrChange w:id="307" w:author="Richard Fitzpatrick" w:date="2019-04-26T13:22:00Z">
                  <w:rPr>
                    <w:rFonts w:ascii="Arial" w:hAnsi="Arial" w:cs="Arial"/>
                  </w:rPr>
                </w:rPrChange>
              </w:rPr>
              <w:t>SuFu</w:t>
            </w:r>
            <w:proofErr w:type="spellEnd"/>
            <w:r w:rsidRPr="007450AE">
              <w:rPr>
                <w:rFonts w:ascii="Arial" w:hAnsi="Arial" w:cs="Arial"/>
                <w:sz w:val="20"/>
                <w:rPrChange w:id="308" w:author="Richard Fitzpatrick" w:date="2019-04-26T13:22:00Z">
                  <w:rPr>
                    <w:rFonts w:ascii="Arial" w:hAnsi="Arial" w:cs="Arial"/>
                  </w:rPr>
                </w:rPrChange>
              </w:rPr>
              <w:t xml:space="preserve">(P)-Gli2/3-Kif7(P) + PP2A/PPFIA1 -&gt; </w:t>
            </w:r>
            <w:proofErr w:type="spellStart"/>
            <w:r w:rsidRPr="007450AE">
              <w:rPr>
                <w:rFonts w:ascii="Arial" w:hAnsi="Arial" w:cs="Arial"/>
                <w:sz w:val="20"/>
                <w:rPrChange w:id="309" w:author="Richard Fitzpatrick" w:date="2019-04-26T13:22:00Z">
                  <w:rPr>
                    <w:rFonts w:ascii="Arial" w:hAnsi="Arial" w:cs="Arial"/>
                  </w:rPr>
                </w:rPrChange>
              </w:rPr>
              <w:t>SuFu</w:t>
            </w:r>
            <w:proofErr w:type="spellEnd"/>
            <w:r w:rsidRPr="007450AE">
              <w:rPr>
                <w:rFonts w:ascii="Arial" w:hAnsi="Arial" w:cs="Arial"/>
                <w:sz w:val="20"/>
                <w:rPrChange w:id="310" w:author="Richard Fitzpatrick" w:date="2019-04-26T13:22:00Z">
                  <w:rPr>
                    <w:rFonts w:ascii="Arial" w:hAnsi="Arial" w:cs="Arial"/>
                  </w:rPr>
                </w:rPrChange>
              </w:rPr>
              <w:t>(P)-Gli2/3-Kif7 + PP2A/PPFIA1</w:t>
            </w:r>
          </w:p>
        </w:tc>
        <w:tc>
          <w:tcPr>
            <w:tcW w:w="2126" w:type="dxa"/>
            <w:tcPrChange w:id="311" w:author="Richard Fitzpatrick" w:date="2019-04-26T18:35:00Z">
              <w:tcPr>
                <w:tcW w:w="2075" w:type="dxa"/>
              </w:tcPr>
            </w:tcPrChange>
          </w:tcPr>
          <w:p w14:paraId="45254194" w14:textId="77777777" w:rsidR="006E792D" w:rsidRPr="007450AE" w:rsidRDefault="006E792D" w:rsidP="00F262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Change w:id="312" w:author="Richard Fitzpatrick" w:date="2019-04-26T13:22:00Z">
                  <w:rPr>
                    <w:rFonts w:ascii="Arial" w:hAnsi="Arial" w:cs="Arial"/>
                  </w:rPr>
                </w:rPrChange>
              </w:rPr>
            </w:pPr>
          </w:p>
        </w:tc>
      </w:tr>
      <w:tr w:rsidR="006E792D" w:rsidRPr="007450AE" w14:paraId="5903306F" w14:textId="77777777" w:rsidTr="00A32C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4" w:type="dxa"/>
            <w:tcPrChange w:id="313" w:author="Richard Fitzpatrick" w:date="2019-04-26T18:35:00Z">
              <w:tcPr>
                <w:tcW w:w="2547" w:type="dxa"/>
              </w:tcPr>
            </w:tcPrChange>
          </w:tcPr>
          <w:p w14:paraId="76CDE154" w14:textId="77777777" w:rsidR="006E792D" w:rsidRPr="007450AE" w:rsidRDefault="006E792D" w:rsidP="00F26248">
            <w:pPr>
              <w:jc w:val="center"/>
              <w:cnfStyle w:val="001000100000" w:firstRow="0" w:lastRow="0" w:firstColumn="1" w:lastColumn="0" w:oddVBand="0" w:evenVBand="0" w:oddHBand="1" w:evenHBand="0" w:firstRowFirstColumn="0" w:firstRowLastColumn="0" w:lastRowFirstColumn="0" w:lastRowLastColumn="0"/>
              <w:rPr>
                <w:rFonts w:ascii="Arial" w:hAnsi="Arial" w:cs="Arial"/>
                <w:sz w:val="20"/>
                <w:rPrChange w:id="314" w:author="Richard Fitzpatrick" w:date="2019-04-26T13:22:00Z">
                  <w:rPr>
                    <w:rFonts w:ascii="Arial" w:hAnsi="Arial" w:cs="Arial"/>
                  </w:rPr>
                </w:rPrChange>
              </w:rPr>
            </w:pPr>
            <w:r w:rsidRPr="007450AE">
              <w:rPr>
                <w:rFonts w:ascii="Arial" w:hAnsi="Arial" w:cs="Arial"/>
                <w:sz w:val="20"/>
                <w:rPrChange w:id="315" w:author="Richard Fitzpatrick" w:date="2019-04-26T13:22:00Z">
                  <w:rPr>
                    <w:rFonts w:ascii="Arial" w:hAnsi="Arial" w:cs="Arial"/>
                  </w:rPr>
                </w:rPrChange>
              </w:rPr>
              <w:t>Gli2/3 Activation</w:t>
            </w:r>
          </w:p>
        </w:tc>
        <w:tc>
          <w:tcPr>
            <w:tcW w:w="5152" w:type="dxa"/>
            <w:tcPrChange w:id="316" w:author="Richard Fitzpatrick" w:date="2019-04-26T18:35:00Z">
              <w:tcPr>
                <w:tcW w:w="4394" w:type="dxa"/>
              </w:tcPr>
            </w:tcPrChange>
          </w:tcPr>
          <w:p w14:paraId="534A41A9" w14:textId="77777777" w:rsidR="006E792D" w:rsidRPr="007450AE" w:rsidRDefault="006E792D" w:rsidP="00F26248">
            <w:pPr>
              <w:cnfStyle w:val="000000100000" w:firstRow="0" w:lastRow="0" w:firstColumn="0" w:lastColumn="0" w:oddVBand="0" w:evenVBand="0" w:oddHBand="1" w:evenHBand="0" w:firstRowFirstColumn="0" w:firstRowLastColumn="0" w:lastRowFirstColumn="0" w:lastRowLastColumn="0"/>
              <w:rPr>
                <w:rFonts w:ascii="Arial" w:hAnsi="Arial" w:cs="Arial"/>
                <w:sz w:val="20"/>
                <w:rPrChange w:id="317" w:author="Richard Fitzpatrick" w:date="2019-04-26T13:22:00Z">
                  <w:rPr>
                    <w:rFonts w:ascii="Arial" w:hAnsi="Arial" w:cs="Arial"/>
                  </w:rPr>
                </w:rPrChange>
              </w:rPr>
            </w:pPr>
            <w:proofErr w:type="spellStart"/>
            <w:r w:rsidRPr="007450AE">
              <w:rPr>
                <w:rFonts w:ascii="Arial" w:hAnsi="Arial" w:cs="Arial"/>
                <w:sz w:val="20"/>
                <w:rPrChange w:id="318" w:author="Richard Fitzpatrick" w:date="2019-04-26T13:22:00Z">
                  <w:rPr>
                    <w:rFonts w:ascii="Arial" w:hAnsi="Arial" w:cs="Arial"/>
                  </w:rPr>
                </w:rPrChange>
              </w:rPr>
              <w:t>SuFu</w:t>
            </w:r>
            <w:proofErr w:type="spellEnd"/>
            <w:r w:rsidRPr="007450AE">
              <w:rPr>
                <w:rFonts w:ascii="Arial" w:hAnsi="Arial" w:cs="Arial"/>
                <w:sz w:val="20"/>
                <w:rPrChange w:id="319" w:author="Richard Fitzpatrick" w:date="2019-04-26T13:22:00Z">
                  <w:rPr>
                    <w:rFonts w:ascii="Arial" w:hAnsi="Arial" w:cs="Arial"/>
                  </w:rPr>
                </w:rPrChange>
              </w:rPr>
              <w:t xml:space="preserve">(P)-Gli2/3-Kif7 -&gt; </w:t>
            </w:r>
            <w:proofErr w:type="spellStart"/>
            <w:r w:rsidRPr="007450AE">
              <w:rPr>
                <w:rFonts w:ascii="Arial" w:hAnsi="Arial" w:cs="Arial"/>
                <w:sz w:val="20"/>
                <w:rPrChange w:id="320" w:author="Richard Fitzpatrick" w:date="2019-04-26T13:22:00Z">
                  <w:rPr>
                    <w:rFonts w:ascii="Arial" w:hAnsi="Arial" w:cs="Arial"/>
                  </w:rPr>
                </w:rPrChange>
              </w:rPr>
              <w:t>SuFu</w:t>
            </w:r>
            <w:proofErr w:type="spellEnd"/>
            <w:r w:rsidRPr="007450AE">
              <w:rPr>
                <w:rFonts w:ascii="Arial" w:hAnsi="Arial" w:cs="Arial"/>
                <w:sz w:val="20"/>
                <w:rPrChange w:id="321" w:author="Richard Fitzpatrick" w:date="2019-04-26T13:22:00Z">
                  <w:rPr>
                    <w:rFonts w:ascii="Arial" w:hAnsi="Arial" w:cs="Arial"/>
                  </w:rPr>
                </w:rPrChange>
              </w:rPr>
              <w:t xml:space="preserve"> + Gli2/3(A) + Kif7(P)</w:t>
            </w:r>
          </w:p>
        </w:tc>
        <w:tc>
          <w:tcPr>
            <w:tcW w:w="2126" w:type="dxa"/>
            <w:tcPrChange w:id="322" w:author="Richard Fitzpatrick" w:date="2019-04-26T18:35:00Z">
              <w:tcPr>
                <w:tcW w:w="2075" w:type="dxa"/>
              </w:tcPr>
            </w:tcPrChange>
          </w:tcPr>
          <w:p w14:paraId="62C5CAD5" w14:textId="77777777" w:rsidR="006E792D" w:rsidRPr="007450AE" w:rsidRDefault="006E792D" w:rsidP="00F262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Change w:id="323" w:author="Richard Fitzpatrick" w:date="2019-04-26T13:22:00Z">
                  <w:rPr>
                    <w:rFonts w:ascii="Arial" w:hAnsi="Arial" w:cs="Arial"/>
                  </w:rPr>
                </w:rPrChange>
              </w:rPr>
            </w:pPr>
          </w:p>
        </w:tc>
      </w:tr>
      <w:tr w:rsidR="006E792D" w:rsidRPr="007450AE" w14:paraId="02F655CF" w14:textId="77777777" w:rsidTr="00A32C85">
        <w:tc>
          <w:tcPr>
            <w:cnfStyle w:val="001000000000" w:firstRow="0" w:lastRow="0" w:firstColumn="1" w:lastColumn="0" w:oddVBand="0" w:evenVBand="0" w:oddHBand="0" w:evenHBand="0" w:firstRowFirstColumn="0" w:firstRowLastColumn="0" w:lastRowFirstColumn="0" w:lastRowLastColumn="0"/>
            <w:tcW w:w="1794" w:type="dxa"/>
            <w:tcPrChange w:id="324" w:author="Richard Fitzpatrick" w:date="2019-04-26T18:35:00Z">
              <w:tcPr>
                <w:tcW w:w="2547" w:type="dxa"/>
              </w:tcPr>
            </w:tcPrChange>
          </w:tcPr>
          <w:p w14:paraId="6A65F11B" w14:textId="77777777" w:rsidR="006E792D" w:rsidRPr="007450AE" w:rsidRDefault="006E792D" w:rsidP="00F26248">
            <w:pPr>
              <w:jc w:val="center"/>
              <w:rPr>
                <w:rFonts w:ascii="Arial" w:hAnsi="Arial" w:cs="Arial"/>
                <w:sz w:val="20"/>
                <w:rPrChange w:id="325" w:author="Richard Fitzpatrick" w:date="2019-04-26T13:22:00Z">
                  <w:rPr>
                    <w:rFonts w:ascii="Arial" w:hAnsi="Arial" w:cs="Arial"/>
                  </w:rPr>
                </w:rPrChange>
              </w:rPr>
            </w:pPr>
            <w:r w:rsidRPr="007450AE">
              <w:rPr>
                <w:rFonts w:ascii="Arial" w:hAnsi="Arial" w:cs="Arial"/>
                <w:sz w:val="20"/>
                <w:rPrChange w:id="326" w:author="Richard Fitzpatrick" w:date="2019-04-26T13:22:00Z">
                  <w:rPr>
                    <w:rFonts w:ascii="Arial" w:hAnsi="Arial" w:cs="Arial"/>
                  </w:rPr>
                </w:rPrChange>
              </w:rPr>
              <w:t>Gli2/3(A) Degradation</w:t>
            </w:r>
          </w:p>
        </w:tc>
        <w:tc>
          <w:tcPr>
            <w:tcW w:w="5152" w:type="dxa"/>
            <w:tcPrChange w:id="327" w:author="Richard Fitzpatrick" w:date="2019-04-26T18:35:00Z">
              <w:tcPr>
                <w:tcW w:w="4394" w:type="dxa"/>
              </w:tcPr>
            </w:tcPrChange>
          </w:tcPr>
          <w:p w14:paraId="63DF9064" w14:textId="77777777" w:rsidR="006E792D" w:rsidRPr="007450AE" w:rsidRDefault="006E792D" w:rsidP="00F26248">
            <w:pPr>
              <w:cnfStyle w:val="000000000000" w:firstRow="0" w:lastRow="0" w:firstColumn="0" w:lastColumn="0" w:oddVBand="0" w:evenVBand="0" w:oddHBand="0" w:evenHBand="0" w:firstRowFirstColumn="0" w:firstRowLastColumn="0" w:lastRowFirstColumn="0" w:lastRowLastColumn="0"/>
              <w:rPr>
                <w:rFonts w:ascii="Arial" w:hAnsi="Arial" w:cs="Arial"/>
                <w:sz w:val="20"/>
                <w:rPrChange w:id="328" w:author="Richard Fitzpatrick" w:date="2019-04-26T13:22:00Z">
                  <w:rPr>
                    <w:rFonts w:ascii="Arial" w:hAnsi="Arial" w:cs="Arial"/>
                  </w:rPr>
                </w:rPrChange>
              </w:rPr>
            </w:pPr>
            <w:r w:rsidRPr="007450AE">
              <w:rPr>
                <w:rFonts w:ascii="Arial" w:hAnsi="Arial" w:cs="Arial"/>
                <w:sz w:val="20"/>
                <w:rPrChange w:id="329" w:author="Richard Fitzpatrick" w:date="2019-04-26T13:22:00Z">
                  <w:rPr>
                    <w:rFonts w:ascii="Arial" w:hAnsi="Arial" w:cs="Arial"/>
                  </w:rPr>
                </w:rPrChange>
              </w:rPr>
              <w:t>Gli2/3(A) + SPOP/Cul3 -&gt; SPOP/Cul3</w:t>
            </w:r>
          </w:p>
        </w:tc>
        <w:tc>
          <w:tcPr>
            <w:tcW w:w="2126" w:type="dxa"/>
            <w:tcPrChange w:id="330" w:author="Richard Fitzpatrick" w:date="2019-04-26T18:35:00Z">
              <w:tcPr>
                <w:tcW w:w="2075" w:type="dxa"/>
              </w:tcPr>
            </w:tcPrChange>
          </w:tcPr>
          <w:p w14:paraId="12B348A3" w14:textId="77777777" w:rsidR="006E792D" w:rsidRPr="007450AE" w:rsidRDefault="006E792D" w:rsidP="00F262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Change w:id="331" w:author="Richard Fitzpatrick" w:date="2019-04-26T13:22:00Z">
                  <w:rPr>
                    <w:rFonts w:ascii="Arial" w:hAnsi="Arial" w:cs="Arial"/>
                  </w:rPr>
                </w:rPrChange>
              </w:rPr>
            </w:pPr>
          </w:p>
        </w:tc>
      </w:tr>
      <w:tr w:rsidR="006E792D" w:rsidRPr="007450AE" w14:paraId="34AA9013" w14:textId="77777777" w:rsidTr="00A32C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4" w:type="dxa"/>
            <w:tcPrChange w:id="332" w:author="Richard Fitzpatrick" w:date="2019-04-26T18:35:00Z">
              <w:tcPr>
                <w:tcW w:w="2547" w:type="dxa"/>
              </w:tcPr>
            </w:tcPrChange>
          </w:tcPr>
          <w:p w14:paraId="3F468957" w14:textId="77777777" w:rsidR="006E792D" w:rsidRPr="007450AE" w:rsidRDefault="006E792D" w:rsidP="00F26248">
            <w:pPr>
              <w:jc w:val="center"/>
              <w:cnfStyle w:val="001000100000" w:firstRow="0" w:lastRow="0" w:firstColumn="1" w:lastColumn="0" w:oddVBand="0" w:evenVBand="0" w:oddHBand="1" w:evenHBand="0" w:firstRowFirstColumn="0" w:firstRowLastColumn="0" w:lastRowFirstColumn="0" w:lastRowLastColumn="0"/>
              <w:rPr>
                <w:rFonts w:ascii="Arial" w:hAnsi="Arial" w:cs="Arial"/>
                <w:sz w:val="20"/>
                <w:rPrChange w:id="333" w:author="Richard Fitzpatrick" w:date="2019-04-26T13:22:00Z">
                  <w:rPr>
                    <w:rFonts w:ascii="Arial" w:hAnsi="Arial" w:cs="Arial"/>
                  </w:rPr>
                </w:rPrChange>
              </w:rPr>
            </w:pPr>
            <w:r w:rsidRPr="007450AE">
              <w:rPr>
                <w:rFonts w:ascii="Arial" w:hAnsi="Arial" w:cs="Arial"/>
                <w:sz w:val="20"/>
                <w:rPrChange w:id="334" w:author="Richard Fitzpatrick" w:date="2019-04-26T13:22:00Z">
                  <w:rPr>
                    <w:rFonts w:ascii="Arial" w:hAnsi="Arial" w:cs="Arial"/>
                  </w:rPr>
                </w:rPrChange>
              </w:rPr>
              <w:t>Gene Expression</w:t>
            </w:r>
          </w:p>
        </w:tc>
        <w:tc>
          <w:tcPr>
            <w:tcW w:w="5152" w:type="dxa"/>
            <w:tcPrChange w:id="335" w:author="Richard Fitzpatrick" w:date="2019-04-26T18:35:00Z">
              <w:tcPr>
                <w:tcW w:w="4394" w:type="dxa"/>
              </w:tcPr>
            </w:tcPrChange>
          </w:tcPr>
          <w:p w14:paraId="100FAFB8" w14:textId="77777777" w:rsidR="006E792D" w:rsidRPr="007450AE" w:rsidRDefault="006E792D" w:rsidP="00F26248">
            <w:pPr>
              <w:cnfStyle w:val="000000100000" w:firstRow="0" w:lastRow="0" w:firstColumn="0" w:lastColumn="0" w:oddVBand="0" w:evenVBand="0" w:oddHBand="1" w:evenHBand="0" w:firstRowFirstColumn="0" w:firstRowLastColumn="0" w:lastRowFirstColumn="0" w:lastRowLastColumn="0"/>
              <w:rPr>
                <w:rFonts w:ascii="Arial" w:hAnsi="Arial" w:cs="Arial"/>
                <w:sz w:val="20"/>
                <w:rPrChange w:id="336" w:author="Richard Fitzpatrick" w:date="2019-04-26T13:22:00Z">
                  <w:rPr>
                    <w:rFonts w:ascii="Arial" w:hAnsi="Arial" w:cs="Arial"/>
                  </w:rPr>
                </w:rPrChange>
              </w:rPr>
            </w:pPr>
            <w:r w:rsidRPr="007450AE">
              <w:rPr>
                <w:rFonts w:ascii="Arial" w:hAnsi="Arial" w:cs="Arial"/>
                <w:sz w:val="20"/>
                <w:rPrChange w:id="337" w:author="Richard Fitzpatrick" w:date="2019-04-26T13:22:00Z">
                  <w:rPr>
                    <w:rFonts w:ascii="Arial" w:hAnsi="Arial" w:cs="Arial"/>
                  </w:rPr>
                </w:rPrChange>
              </w:rPr>
              <w:t>Gli2/3(A) -&gt; Gli2/3(A) + Proteins</w:t>
            </w:r>
          </w:p>
        </w:tc>
        <w:tc>
          <w:tcPr>
            <w:tcW w:w="2126" w:type="dxa"/>
            <w:tcPrChange w:id="338" w:author="Richard Fitzpatrick" w:date="2019-04-26T18:35:00Z">
              <w:tcPr>
                <w:tcW w:w="2075" w:type="dxa"/>
              </w:tcPr>
            </w:tcPrChange>
          </w:tcPr>
          <w:p w14:paraId="44D4D98B" w14:textId="77777777" w:rsidR="006E792D" w:rsidRPr="007450AE" w:rsidRDefault="006E792D" w:rsidP="00F262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Change w:id="339" w:author="Richard Fitzpatrick" w:date="2019-04-26T13:22:00Z">
                  <w:rPr>
                    <w:rFonts w:ascii="Arial" w:hAnsi="Arial" w:cs="Arial"/>
                  </w:rPr>
                </w:rPrChange>
              </w:rPr>
            </w:pPr>
          </w:p>
        </w:tc>
      </w:tr>
      <w:tr w:rsidR="006E792D" w:rsidRPr="007450AE" w14:paraId="46F026CA" w14:textId="77777777" w:rsidTr="00A32C85">
        <w:trPr>
          <w:trHeight w:val="70"/>
        </w:trPr>
        <w:tc>
          <w:tcPr>
            <w:cnfStyle w:val="001000000000" w:firstRow="0" w:lastRow="0" w:firstColumn="1" w:lastColumn="0" w:oddVBand="0" w:evenVBand="0" w:oddHBand="0" w:evenHBand="0" w:firstRowFirstColumn="0" w:firstRowLastColumn="0" w:lastRowFirstColumn="0" w:lastRowLastColumn="0"/>
            <w:tcW w:w="1794" w:type="dxa"/>
            <w:tcPrChange w:id="340" w:author="Richard Fitzpatrick" w:date="2019-04-26T18:35:00Z">
              <w:tcPr>
                <w:tcW w:w="2547" w:type="dxa"/>
              </w:tcPr>
            </w:tcPrChange>
          </w:tcPr>
          <w:p w14:paraId="0E65F5EF" w14:textId="77777777" w:rsidR="006E792D" w:rsidRPr="007450AE" w:rsidRDefault="006E792D" w:rsidP="00F26248">
            <w:pPr>
              <w:jc w:val="center"/>
              <w:rPr>
                <w:rFonts w:ascii="Arial" w:hAnsi="Arial" w:cs="Arial"/>
                <w:sz w:val="20"/>
                <w:rPrChange w:id="341" w:author="Richard Fitzpatrick" w:date="2019-04-26T13:22:00Z">
                  <w:rPr>
                    <w:rFonts w:ascii="Arial" w:hAnsi="Arial" w:cs="Arial"/>
                  </w:rPr>
                </w:rPrChange>
              </w:rPr>
            </w:pPr>
            <w:r w:rsidRPr="007450AE">
              <w:rPr>
                <w:rFonts w:ascii="Arial" w:hAnsi="Arial" w:cs="Arial"/>
                <w:sz w:val="20"/>
                <w:rPrChange w:id="342" w:author="Richard Fitzpatrick" w:date="2019-04-26T13:22:00Z">
                  <w:rPr>
                    <w:rFonts w:ascii="Arial" w:hAnsi="Arial" w:cs="Arial"/>
                  </w:rPr>
                </w:rPrChange>
              </w:rPr>
              <w:t>Protein Loss</w:t>
            </w:r>
          </w:p>
        </w:tc>
        <w:tc>
          <w:tcPr>
            <w:tcW w:w="5152" w:type="dxa"/>
            <w:tcPrChange w:id="343" w:author="Richard Fitzpatrick" w:date="2019-04-26T18:35:00Z">
              <w:tcPr>
                <w:tcW w:w="4394" w:type="dxa"/>
              </w:tcPr>
            </w:tcPrChange>
          </w:tcPr>
          <w:p w14:paraId="78987ACF" w14:textId="77777777" w:rsidR="006E792D" w:rsidRPr="007450AE" w:rsidRDefault="006E792D" w:rsidP="00F26248">
            <w:pPr>
              <w:cnfStyle w:val="000000000000" w:firstRow="0" w:lastRow="0" w:firstColumn="0" w:lastColumn="0" w:oddVBand="0" w:evenVBand="0" w:oddHBand="0" w:evenHBand="0" w:firstRowFirstColumn="0" w:firstRowLastColumn="0" w:lastRowFirstColumn="0" w:lastRowLastColumn="0"/>
              <w:rPr>
                <w:rFonts w:ascii="Arial" w:hAnsi="Arial" w:cs="Arial"/>
                <w:sz w:val="20"/>
                <w:rPrChange w:id="344" w:author="Richard Fitzpatrick" w:date="2019-04-26T13:22:00Z">
                  <w:rPr>
                    <w:rFonts w:ascii="Arial" w:hAnsi="Arial" w:cs="Arial"/>
                  </w:rPr>
                </w:rPrChange>
              </w:rPr>
            </w:pPr>
            <w:r w:rsidRPr="007450AE">
              <w:rPr>
                <w:rFonts w:ascii="Arial" w:hAnsi="Arial" w:cs="Arial"/>
                <w:sz w:val="20"/>
                <w:rPrChange w:id="345" w:author="Richard Fitzpatrick" w:date="2019-04-26T13:22:00Z">
                  <w:rPr>
                    <w:rFonts w:ascii="Arial" w:hAnsi="Arial" w:cs="Arial"/>
                  </w:rPr>
                </w:rPrChange>
              </w:rPr>
              <w:t>Proteins -&gt;</w:t>
            </w:r>
          </w:p>
        </w:tc>
        <w:tc>
          <w:tcPr>
            <w:tcW w:w="2126" w:type="dxa"/>
            <w:tcPrChange w:id="346" w:author="Richard Fitzpatrick" w:date="2019-04-26T18:35:00Z">
              <w:tcPr>
                <w:tcW w:w="2075" w:type="dxa"/>
              </w:tcPr>
            </w:tcPrChange>
          </w:tcPr>
          <w:p w14:paraId="0CAC3EC1" w14:textId="77777777" w:rsidR="006E792D" w:rsidRPr="007450AE" w:rsidRDefault="006E792D" w:rsidP="00F26248">
            <w:pPr>
              <w:cnfStyle w:val="000000000000" w:firstRow="0" w:lastRow="0" w:firstColumn="0" w:lastColumn="0" w:oddVBand="0" w:evenVBand="0" w:oddHBand="0" w:evenHBand="0" w:firstRowFirstColumn="0" w:firstRowLastColumn="0" w:lastRowFirstColumn="0" w:lastRowLastColumn="0"/>
              <w:rPr>
                <w:sz w:val="20"/>
                <w:rPrChange w:id="347" w:author="Richard Fitzpatrick" w:date="2019-04-26T13:22:00Z">
                  <w:rPr/>
                </w:rPrChange>
              </w:rPr>
            </w:pPr>
          </w:p>
        </w:tc>
      </w:tr>
    </w:tbl>
    <w:p w14:paraId="27227DF0" w14:textId="6BFF74E3" w:rsidR="007450AE" w:rsidRPr="00D31722" w:rsidRDefault="006E792D">
      <w:pPr>
        <w:rPr>
          <w:ins w:id="348" w:author="Richard Fitzpatrick" w:date="2019-04-26T13:22:00Z"/>
          <w:rFonts w:ascii="Arial" w:hAnsi="Arial" w:cs="Arial"/>
          <w:b/>
        </w:rPr>
      </w:pPr>
      <w:r w:rsidRPr="00B004FE">
        <w:rPr>
          <w:rFonts w:ascii="Arial" w:hAnsi="Arial" w:cs="Arial"/>
          <w:noProof/>
          <w:lang w:eastAsia="en-GB"/>
        </w:rPr>
        <mc:AlternateContent>
          <mc:Choice Requires="wps">
            <w:drawing>
              <wp:anchor distT="45720" distB="45720" distL="114300" distR="114300" simplePos="0" relativeHeight="251671552" behindDoc="0" locked="0" layoutInCell="1" allowOverlap="1" wp14:anchorId="737C9985" wp14:editId="0D3AC3EB">
                <wp:simplePos x="0" y="0"/>
                <wp:positionH relativeFrom="column">
                  <wp:posOffset>26670</wp:posOffset>
                </wp:positionH>
                <wp:positionV relativeFrom="paragraph">
                  <wp:posOffset>109220</wp:posOffset>
                </wp:positionV>
                <wp:extent cx="5745480" cy="2715895"/>
                <wp:effectExtent l="0" t="0" r="7620" b="8255"/>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5480" cy="2715895"/>
                        </a:xfrm>
                        <a:prstGeom prst="rect">
                          <a:avLst/>
                        </a:prstGeom>
                        <a:solidFill>
                          <a:srgbClr val="FFFFFF"/>
                        </a:solidFill>
                        <a:ln w="9525">
                          <a:noFill/>
                          <a:miter lim="800000"/>
                          <a:headEnd/>
                          <a:tailEnd/>
                        </a:ln>
                      </wps:spPr>
                      <wps:txbx>
                        <w:txbxContent>
                          <w:p w14:paraId="16EAD55A" w14:textId="77777777" w:rsidR="00490B47" w:rsidRPr="007450AE" w:rsidRDefault="00490B47">
                            <w:pPr>
                              <w:jc w:val="both"/>
                              <w:rPr>
                                <w:rFonts w:ascii="Arial" w:hAnsi="Arial" w:cs="Arial"/>
                                <w:b/>
                                <w:sz w:val="20"/>
                                <w:rPrChange w:id="349" w:author="Richard Fitzpatrick" w:date="2019-04-26T13:21:00Z">
                                  <w:rPr>
                                    <w:rFonts w:ascii="Arial" w:hAnsi="Arial" w:cs="Arial"/>
                                    <w:b/>
                                  </w:rPr>
                                </w:rPrChange>
                              </w:rPr>
                              <w:pPrChange w:id="350" w:author="Richard Fitzpatrick" w:date="2019-04-26T13:21:00Z">
                                <w:pPr/>
                              </w:pPrChange>
                            </w:pPr>
                            <w:r w:rsidRPr="007450AE">
                              <w:rPr>
                                <w:rFonts w:ascii="Arial" w:hAnsi="Arial" w:cs="Arial"/>
                                <w:b/>
                                <w:sz w:val="20"/>
                                <w:rPrChange w:id="351" w:author="Richard Fitzpatrick" w:date="2019-04-26T13:21:00Z">
                                  <w:rPr>
                                    <w:rFonts w:ascii="Arial" w:hAnsi="Arial" w:cs="Arial"/>
                                    <w:b/>
                                  </w:rPr>
                                </w:rPrChange>
                              </w:rPr>
                              <w:t>Table 1: The reactions and global quantities of the biochemical model.</w:t>
                            </w:r>
                          </w:p>
                          <w:p w14:paraId="4A079E49" w14:textId="36A0060A" w:rsidR="00490B47" w:rsidRPr="007450AE" w:rsidRDefault="00490B47">
                            <w:pPr>
                              <w:jc w:val="both"/>
                              <w:rPr>
                                <w:rFonts w:ascii="Arial" w:hAnsi="Arial" w:cs="Arial"/>
                                <w:sz w:val="20"/>
                                <w:rPrChange w:id="352" w:author="Richard Fitzpatrick" w:date="2019-04-26T13:21:00Z">
                                  <w:rPr>
                                    <w:rFonts w:ascii="Arial" w:hAnsi="Arial" w:cs="Arial"/>
                                  </w:rPr>
                                </w:rPrChange>
                              </w:rPr>
                              <w:pPrChange w:id="353" w:author="Richard Fitzpatrick" w:date="2019-04-26T13:21:00Z">
                                <w:pPr/>
                              </w:pPrChange>
                            </w:pPr>
                            <w:r w:rsidRPr="007450AE">
                              <w:rPr>
                                <w:rFonts w:ascii="Arial" w:hAnsi="Arial" w:cs="Arial"/>
                                <w:sz w:val="20"/>
                                <w:rPrChange w:id="354" w:author="Richard Fitzpatrick" w:date="2019-04-26T13:21:00Z">
                                  <w:rPr>
                                    <w:rFonts w:ascii="Arial" w:hAnsi="Arial" w:cs="Arial"/>
                                  </w:rPr>
                                </w:rPrChange>
                              </w:rPr>
                              <w:t xml:space="preserve">The reactions replicate the biochemical interactions between species, whilst the global quantities were used to model reactions between species when their exact interactions were unknown. Specifically, global quantities were added to the reactions of ‘Smoothened Inhibition’, ‘GPR161 Activation’, ‘Gli2/3 Phosphorylation’ and ‘Smoothened Activation’ to ensure that they occur either when Shh is added or removed from the system. Apart from ‘Smoothened Inhibition’, </w:t>
                            </w:r>
                            <w:del w:id="355" w:author="Richard Fitzpatrick" w:date="2019-04-26T15:08:00Z">
                              <w:r w:rsidRPr="007450AE" w:rsidDel="00EC1139">
                                <w:rPr>
                                  <w:rFonts w:ascii="Arial" w:hAnsi="Arial" w:cs="Arial"/>
                                  <w:sz w:val="20"/>
                                  <w:rPrChange w:id="356" w:author="Richard Fitzpatrick" w:date="2019-04-26T13:21:00Z">
                                    <w:rPr>
                                      <w:rFonts w:ascii="Arial" w:hAnsi="Arial" w:cs="Arial"/>
                                    </w:rPr>
                                  </w:rPrChange>
                                </w:rPr>
                                <w:delText>all of</w:delText>
                              </w:r>
                            </w:del>
                            <w:ins w:id="357" w:author="Richard Fitzpatrick" w:date="2019-04-26T15:08:00Z">
                              <w:r w:rsidRPr="007450AE">
                                <w:rPr>
                                  <w:rFonts w:ascii="Arial" w:hAnsi="Arial" w:cs="Arial"/>
                                  <w:sz w:val="20"/>
                                </w:rPr>
                                <w:t>all</w:t>
                              </w:r>
                            </w:ins>
                            <w:r w:rsidRPr="007450AE">
                              <w:rPr>
                                <w:rFonts w:ascii="Arial" w:hAnsi="Arial" w:cs="Arial"/>
                                <w:sz w:val="20"/>
                                <w:rPrChange w:id="358" w:author="Richard Fitzpatrick" w:date="2019-04-26T13:21:00Z">
                                  <w:rPr>
                                    <w:rFonts w:ascii="Arial" w:hAnsi="Arial" w:cs="Arial"/>
                                  </w:rPr>
                                </w:rPrChange>
                              </w:rPr>
                              <w:t xml:space="preserve"> these reactions were dependent on the concentrations of ‘Ptch1-Smo(I)’ and ‘Shh’ as these were not present together in the system at any time. Also, a global </w:t>
                            </w:r>
                            <w:del w:id="359" w:author="Richard Fitzpatrick" w:date="2019-04-26T15:08:00Z">
                              <w:r w:rsidRPr="007450AE" w:rsidDel="00EC1139">
                                <w:rPr>
                                  <w:rFonts w:ascii="Arial" w:hAnsi="Arial" w:cs="Arial"/>
                                  <w:sz w:val="20"/>
                                  <w:rPrChange w:id="360" w:author="Richard Fitzpatrick" w:date="2019-04-26T13:21:00Z">
                                    <w:rPr>
                                      <w:rFonts w:ascii="Arial" w:hAnsi="Arial" w:cs="Arial"/>
                                    </w:rPr>
                                  </w:rPrChange>
                                </w:rPr>
                                <w:delText>quantitiy</w:delText>
                              </w:r>
                            </w:del>
                            <w:ins w:id="361" w:author="Richard Fitzpatrick" w:date="2019-04-26T15:08:00Z">
                              <w:r w:rsidRPr="007450AE">
                                <w:rPr>
                                  <w:rFonts w:ascii="Arial" w:hAnsi="Arial" w:cs="Arial"/>
                                  <w:sz w:val="20"/>
                                </w:rPr>
                                <w:t>quantity</w:t>
                              </w:r>
                            </w:ins>
                            <w:r w:rsidRPr="007450AE">
                              <w:rPr>
                                <w:rFonts w:ascii="Arial" w:hAnsi="Arial" w:cs="Arial"/>
                                <w:sz w:val="20"/>
                                <w:rPrChange w:id="362" w:author="Richard Fitzpatrick" w:date="2019-04-26T13:21:00Z">
                                  <w:rPr>
                                    <w:rFonts w:ascii="Arial" w:hAnsi="Arial" w:cs="Arial"/>
                                  </w:rPr>
                                </w:rPrChange>
                              </w:rPr>
                              <w:t xml:space="preserve"> was added to ‘AC Activation’ so that it was activated by ‘GPR161(A)’, replication GPR161’s activation of adenylyl cyclases (Bishop et al., 2007). Similarly, a global quantity was added to ‘Kif7 Binding’ so that it was activated by ‘</w:t>
                            </w:r>
                            <w:proofErr w:type="spellStart"/>
                            <w:r w:rsidRPr="007450AE">
                              <w:rPr>
                                <w:rFonts w:ascii="Arial" w:hAnsi="Arial" w:cs="Arial"/>
                                <w:sz w:val="20"/>
                                <w:rPrChange w:id="363" w:author="Richard Fitzpatrick" w:date="2019-04-26T13:21:00Z">
                                  <w:rPr>
                                    <w:rFonts w:ascii="Arial" w:hAnsi="Arial" w:cs="Arial"/>
                                  </w:rPr>
                                </w:rPrChange>
                              </w:rPr>
                              <w:t>Smo</w:t>
                            </w:r>
                            <w:proofErr w:type="spellEnd"/>
                            <w:r w:rsidRPr="007450AE">
                              <w:rPr>
                                <w:rFonts w:ascii="Arial" w:hAnsi="Arial" w:cs="Arial"/>
                                <w:sz w:val="20"/>
                                <w:rPrChange w:id="364" w:author="Richard Fitzpatrick" w:date="2019-04-26T13:21:00Z">
                                  <w:rPr>
                                    <w:rFonts w:ascii="Arial" w:hAnsi="Arial" w:cs="Arial"/>
                                  </w:rPr>
                                </w:rPrChange>
                              </w:rPr>
                              <w:t xml:space="preserve">(A)-EvC-EvC2’, ensuring that ‘SuFu-Gli2/3’ binds to ‘Kif7(P)’ only when Shh is added to the system, alongside replicating </w:t>
                            </w:r>
                            <w:proofErr w:type="spellStart"/>
                            <w:r w:rsidRPr="007450AE">
                              <w:rPr>
                                <w:rFonts w:ascii="Arial" w:hAnsi="Arial" w:cs="Arial"/>
                                <w:sz w:val="20"/>
                                <w:rPrChange w:id="365" w:author="Richard Fitzpatrick" w:date="2019-04-26T13:21:00Z">
                                  <w:rPr>
                                    <w:rFonts w:ascii="Arial" w:hAnsi="Arial" w:cs="Arial"/>
                                  </w:rPr>
                                </w:rPrChange>
                              </w:rPr>
                              <w:t>Smo’s</w:t>
                            </w:r>
                            <w:proofErr w:type="spellEnd"/>
                            <w:r w:rsidRPr="007450AE">
                              <w:rPr>
                                <w:rFonts w:ascii="Arial" w:hAnsi="Arial" w:cs="Arial"/>
                                <w:sz w:val="20"/>
                                <w:rPrChange w:id="366" w:author="Richard Fitzpatrick" w:date="2019-04-26T13:21:00Z">
                                  <w:rPr>
                                    <w:rFonts w:ascii="Arial" w:hAnsi="Arial" w:cs="Arial"/>
                                  </w:rPr>
                                </w:rPrChange>
                              </w:rPr>
                              <w:t xml:space="preserve"> activation of the </w:t>
                            </w:r>
                            <w:proofErr w:type="spellStart"/>
                            <w:r w:rsidRPr="007450AE">
                              <w:rPr>
                                <w:rFonts w:ascii="Arial" w:hAnsi="Arial" w:cs="Arial"/>
                                <w:sz w:val="20"/>
                                <w:rPrChange w:id="367" w:author="Richard Fitzpatrick" w:date="2019-04-26T13:21:00Z">
                                  <w:rPr>
                                    <w:rFonts w:ascii="Arial" w:hAnsi="Arial" w:cs="Arial"/>
                                  </w:rPr>
                                </w:rPrChange>
                              </w:rPr>
                              <w:t>Gli</w:t>
                            </w:r>
                            <w:proofErr w:type="spellEnd"/>
                            <w:r w:rsidRPr="007450AE">
                              <w:rPr>
                                <w:rFonts w:ascii="Arial" w:hAnsi="Arial" w:cs="Arial"/>
                                <w:sz w:val="20"/>
                                <w:rPrChange w:id="368" w:author="Richard Fitzpatrick" w:date="2019-04-26T13:21:00Z">
                                  <w:rPr>
                                    <w:rFonts w:ascii="Arial" w:hAnsi="Arial" w:cs="Arial"/>
                                  </w:rPr>
                                </w:rPrChange>
                              </w:rPr>
                              <w:t xml:space="preserve"> transcription factors (Pak and Segal., 2016).</w:t>
                            </w:r>
                          </w:p>
                          <w:p w14:paraId="21502007" w14:textId="77777777" w:rsidR="00490B47" w:rsidRPr="007450AE" w:rsidRDefault="00490B47">
                            <w:pPr>
                              <w:jc w:val="both"/>
                              <w:rPr>
                                <w:rFonts w:ascii="Arial" w:hAnsi="Arial" w:cs="Arial"/>
                                <w:sz w:val="20"/>
                                <w:rPrChange w:id="369" w:author="Richard Fitzpatrick" w:date="2019-04-26T13:21:00Z">
                                  <w:rPr>
                                    <w:rFonts w:ascii="Arial" w:hAnsi="Arial" w:cs="Arial"/>
                                  </w:rPr>
                                </w:rPrChange>
                              </w:rPr>
                              <w:pPrChange w:id="370" w:author="Richard Fitzpatrick" w:date="2019-04-26T13:21:00Z">
                                <w:pPr/>
                              </w:pPrChange>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7C9985" id="_x0000_s1029" type="#_x0000_t202" style="position:absolute;margin-left:2.1pt;margin-top:8.6pt;width:452.4pt;height:213.8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" stroked="f">
                <v:textbox>
                  <w:txbxContent>
                    <w:p w14:paraId="16EAD55A" w14:textId="77777777" w:rsidR="00490B47" w:rsidRPr="007450AE" w:rsidRDefault="00490B47">
                      <w:pPr>
                        <w:jc w:val="both"/>
                        <w:rPr>
                          <w:rFonts w:ascii="Arial" w:hAnsi="Arial" w:cs="Arial"/>
                          <w:b/>
                          <w:sz w:val="20"/>
                          <w:rPrChange w:id="371" w:author="Richard Fitzpatrick" w:date="2019-04-26T13:21:00Z">
                            <w:rPr>
                              <w:rFonts w:ascii="Arial" w:hAnsi="Arial" w:cs="Arial"/>
                              <w:b/>
                            </w:rPr>
                          </w:rPrChange>
                        </w:rPr>
                        <w:pPrChange w:id="372" w:author="Richard Fitzpatrick" w:date="2019-04-26T13:21:00Z">
                          <w:pPr/>
                        </w:pPrChange>
                      </w:pPr>
                      <w:r w:rsidRPr="007450AE">
                        <w:rPr>
                          <w:rFonts w:ascii="Arial" w:hAnsi="Arial" w:cs="Arial"/>
                          <w:b/>
                          <w:sz w:val="20"/>
                          <w:rPrChange w:id="373" w:author="Richard Fitzpatrick" w:date="2019-04-26T13:21:00Z">
                            <w:rPr>
                              <w:rFonts w:ascii="Arial" w:hAnsi="Arial" w:cs="Arial"/>
                              <w:b/>
                            </w:rPr>
                          </w:rPrChange>
                        </w:rPr>
                        <w:t>Table 1: The reactions and global quantities of the biochemical model.</w:t>
                      </w:r>
                    </w:p>
                    <w:p w14:paraId="4A079E49" w14:textId="36A0060A" w:rsidR="00490B47" w:rsidRPr="007450AE" w:rsidRDefault="00490B47">
                      <w:pPr>
                        <w:jc w:val="both"/>
                        <w:rPr>
                          <w:rFonts w:ascii="Arial" w:hAnsi="Arial" w:cs="Arial"/>
                          <w:sz w:val="20"/>
                          <w:rPrChange w:id="374" w:author="Richard Fitzpatrick" w:date="2019-04-26T13:21:00Z">
                            <w:rPr>
                              <w:rFonts w:ascii="Arial" w:hAnsi="Arial" w:cs="Arial"/>
                            </w:rPr>
                          </w:rPrChange>
                        </w:rPr>
                        <w:pPrChange w:id="375" w:author="Richard Fitzpatrick" w:date="2019-04-26T13:21:00Z">
                          <w:pPr/>
                        </w:pPrChange>
                      </w:pPr>
                      <w:r w:rsidRPr="007450AE">
                        <w:rPr>
                          <w:rFonts w:ascii="Arial" w:hAnsi="Arial" w:cs="Arial"/>
                          <w:sz w:val="20"/>
                          <w:rPrChange w:id="376" w:author="Richard Fitzpatrick" w:date="2019-04-26T13:21:00Z">
                            <w:rPr>
                              <w:rFonts w:ascii="Arial" w:hAnsi="Arial" w:cs="Arial"/>
                            </w:rPr>
                          </w:rPrChange>
                        </w:rPr>
                        <w:t xml:space="preserve">The reactions replicate the biochemical interactions between species, whilst the global quantities were used to model reactions between species when their exact interactions were unknown. Specifically, global quantities were added to the reactions of ‘Smoothened Inhibition’, ‘GPR161 Activation’, ‘Gli2/3 Phosphorylation’ and ‘Smoothened Activation’ to ensure that they occur either when Shh is added or removed from the system. Apart from ‘Smoothened Inhibition’, </w:t>
                      </w:r>
                      <w:del w:id="377" w:author="Richard Fitzpatrick" w:date="2019-04-26T15:08:00Z">
                        <w:r w:rsidRPr="007450AE" w:rsidDel="00EC1139">
                          <w:rPr>
                            <w:rFonts w:ascii="Arial" w:hAnsi="Arial" w:cs="Arial"/>
                            <w:sz w:val="20"/>
                            <w:rPrChange w:id="378" w:author="Richard Fitzpatrick" w:date="2019-04-26T13:21:00Z">
                              <w:rPr>
                                <w:rFonts w:ascii="Arial" w:hAnsi="Arial" w:cs="Arial"/>
                              </w:rPr>
                            </w:rPrChange>
                          </w:rPr>
                          <w:delText>all of</w:delText>
                        </w:r>
                      </w:del>
                      <w:ins w:id="379" w:author="Richard Fitzpatrick" w:date="2019-04-26T15:08:00Z">
                        <w:r w:rsidRPr="007450AE">
                          <w:rPr>
                            <w:rFonts w:ascii="Arial" w:hAnsi="Arial" w:cs="Arial"/>
                            <w:sz w:val="20"/>
                          </w:rPr>
                          <w:t>all</w:t>
                        </w:r>
                      </w:ins>
                      <w:r w:rsidRPr="007450AE">
                        <w:rPr>
                          <w:rFonts w:ascii="Arial" w:hAnsi="Arial" w:cs="Arial"/>
                          <w:sz w:val="20"/>
                          <w:rPrChange w:id="380" w:author="Richard Fitzpatrick" w:date="2019-04-26T13:21:00Z">
                            <w:rPr>
                              <w:rFonts w:ascii="Arial" w:hAnsi="Arial" w:cs="Arial"/>
                            </w:rPr>
                          </w:rPrChange>
                        </w:rPr>
                        <w:t xml:space="preserve"> these reactions were dependent on the concentrations of ‘Ptch1-Smo(I)’ and ‘Shh’ as these were not present together in the system at any time. Also, a global </w:t>
                      </w:r>
                      <w:del w:id="381" w:author="Richard Fitzpatrick" w:date="2019-04-26T15:08:00Z">
                        <w:r w:rsidRPr="007450AE" w:rsidDel="00EC1139">
                          <w:rPr>
                            <w:rFonts w:ascii="Arial" w:hAnsi="Arial" w:cs="Arial"/>
                            <w:sz w:val="20"/>
                            <w:rPrChange w:id="382" w:author="Richard Fitzpatrick" w:date="2019-04-26T13:21:00Z">
                              <w:rPr>
                                <w:rFonts w:ascii="Arial" w:hAnsi="Arial" w:cs="Arial"/>
                              </w:rPr>
                            </w:rPrChange>
                          </w:rPr>
                          <w:delText>quantitiy</w:delText>
                        </w:r>
                      </w:del>
                      <w:ins w:id="383" w:author="Richard Fitzpatrick" w:date="2019-04-26T15:08:00Z">
                        <w:r w:rsidRPr="007450AE">
                          <w:rPr>
                            <w:rFonts w:ascii="Arial" w:hAnsi="Arial" w:cs="Arial"/>
                            <w:sz w:val="20"/>
                          </w:rPr>
                          <w:t>quantity</w:t>
                        </w:r>
                      </w:ins>
                      <w:r w:rsidRPr="007450AE">
                        <w:rPr>
                          <w:rFonts w:ascii="Arial" w:hAnsi="Arial" w:cs="Arial"/>
                          <w:sz w:val="20"/>
                          <w:rPrChange w:id="384" w:author="Richard Fitzpatrick" w:date="2019-04-26T13:21:00Z">
                            <w:rPr>
                              <w:rFonts w:ascii="Arial" w:hAnsi="Arial" w:cs="Arial"/>
                            </w:rPr>
                          </w:rPrChange>
                        </w:rPr>
                        <w:t xml:space="preserve"> was added to ‘AC Activation’ so that it was activated by ‘GPR161(A)’, replication GPR161’s activation of adenylyl cyclases (Bishop et al., 2007). Similarly, a global quantity was added to ‘Kif7 Binding’ so that it was activated by ‘</w:t>
                      </w:r>
                      <w:proofErr w:type="spellStart"/>
                      <w:r w:rsidRPr="007450AE">
                        <w:rPr>
                          <w:rFonts w:ascii="Arial" w:hAnsi="Arial" w:cs="Arial"/>
                          <w:sz w:val="20"/>
                          <w:rPrChange w:id="385" w:author="Richard Fitzpatrick" w:date="2019-04-26T13:21:00Z">
                            <w:rPr>
                              <w:rFonts w:ascii="Arial" w:hAnsi="Arial" w:cs="Arial"/>
                            </w:rPr>
                          </w:rPrChange>
                        </w:rPr>
                        <w:t>Smo</w:t>
                      </w:r>
                      <w:proofErr w:type="spellEnd"/>
                      <w:r w:rsidRPr="007450AE">
                        <w:rPr>
                          <w:rFonts w:ascii="Arial" w:hAnsi="Arial" w:cs="Arial"/>
                          <w:sz w:val="20"/>
                          <w:rPrChange w:id="386" w:author="Richard Fitzpatrick" w:date="2019-04-26T13:21:00Z">
                            <w:rPr>
                              <w:rFonts w:ascii="Arial" w:hAnsi="Arial" w:cs="Arial"/>
                            </w:rPr>
                          </w:rPrChange>
                        </w:rPr>
                        <w:t xml:space="preserve">(A)-EvC-EvC2’, ensuring that ‘SuFu-Gli2/3’ binds to ‘Kif7(P)’ only when Shh is added to the system, alongside replicating </w:t>
                      </w:r>
                      <w:proofErr w:type="spellStart"/>
                      <w:r w:rsidRPr="007450AE">
                        <w:rPr>
                          <w:rFonts w:ascii="Arial" w:hAnsi="Arial" w:cs="Arial"/>
                          <w:sz w:val="20"/>
                          <w:rPrChange w:id="387" w:author="Richard Fitzpatrick" w:date="2019-04-26T13:21:00Z">
                            <w:rPr>
                              <w:rFonts w:ascii="Arial" w:hAnsi="Arial" w:cs="Arial"/>
                            </w:rPr>
                          </w:rPrChange>
                        </w:rPr>
                        <w:t>Smo’s</w:t>
                      </w:r>
                      <w:proofErr w:type="spellEnd"/>
                      <w:r w:rsidRPr="007450AE">
                        <w:rPr>
                          <w:rFonts w:ascii="Arial" w:hAnsi="Arial" w:cs="Arial"/>
                          <w:sz w:val="20"/>
                          <w:rPrChange w:id="388" w:author="Richard Fitzpatrick" w:date="2019-04-26T13:21:00Z">
                            <w:rPr>
                              <w:rFonts w:ascii="Arial" w:hAnsi="Arial" w:cs="Arial"/>
                            </w:rPr>
                          </w:rPrChange>
                        </w:rPr>
                        <w:t xml:space="preserve"> activation of the </w:t>
                      </w:r>
                      <w:proofErr w:type="spellStart"/>
                      <w:r w:rsidRPr="007450AE">
                        <w:rPr>
                          <w:rFonts w:ascii="Arial" w:hAnsi="Arial" w:cs="Arial"/>
                          <w:sz w:val="20"/>
                          <w:rPrChange w:id="389" w:author="Richard Fitzpatrick" w:date="2019-04-26T13:21:00Z">
                            <w:rPr>
                              <w:rFonts w:ascii="Arial" w:hAnsi="Arial" w:cs="Arial"/>
                            </w:rPr>
                          </w:rPrChange>
                        </w:rPr>
                        <w:t>Gli</w:t>
                      </w:r>
                      <w:proofErr w:type="spellEnd"/>
                      <w:r w:rsidRPr="007450AE">
                        <w:rPr>
                          <w:rFonts w:ascii="Arial" w:hAnsi="Arial" w:cs="Arial"/>
                          <w:sz w:val="20"/>
                          <w:rPrChange w:id="390" w:author="Richard Fitzpatrick" w:date="2019-04-26T13:21:00Z">
                            <w:rPr>
                              <w:rFonts w:ascii="Arial" w:hAnsi="Arial" w:cs="Arial"/>
                            </w:rPr>
                          </w:rPrChange>
                        </w:rPr>
                        <w:t xml:space="preserve"> transcription factors (Pak and Segal., 2016).</w:t>
                      </w:r>
                    </w:p>
                    <w:p w14:paraId="21502007" w14:textId="77777777" w:rsidR="00490B47" w:rsidRPr="007450AE" w:rsidRDefault="00490B47">
                      <w:pPr>
                        <w:jc w:val="both"/>
                        <w:rPr>
                          <w:rFonts w:ascii="Arial" w:hAnsi="Arial" w:cs="Arial"/>
                          <w:sz w:val="20"/>
                          <w:rPrChange w:id="391" w:author="Richard Fitzpatrick" w:date="2019-04-26T13:21:00Z">
                            <w:rPr>
                              <w:rFonts w:ascii="Arial" w:hAnsi="Arial" w:cs="Arial"/>
                            </w:rPr>
                          </w:rPrChange>
                        </w:rPr>
                        <w:pPrChange w:id="392" w:author="Richard Fitzpatrick" w:date="2019-04-26T13:21:00Z">
                          <w:pPr/>
                        </w:pPrChange>
                      </w:pPr>
                    </w:p>
                  </w:txbxContent>
                </v:textbox>
                <w10:wrap type="square"/>
              </v:shape>
            </w:pict>
          </mc:Fallback>
        </mc:AlternateContent>
      </w:r>
    </w:p>
    <w:tbl>
      <w:tblPr>
        <w:tblStyle w:val="PlainTable2"/>
        <w:tblW w:w="0" w:type="auto"/>
        <w:jc w:val="center"/>
        <w:tblLook w:val="04A0" w:firstRow="1" w:lastRow="0" w:firstColumn="1" w:lastColumn="0" w:noHBand="0" w:noVBand="1"/>
        <w:tblPrChange w:id="393" w:author="Richard Fitzpatrick" w:date="2019-04-26T13:22:00Z">
          <w:tblPr>
            <w:tblStyle w:val="TableGrid"/>
            <w:tblW w:w="0" w:type="auto"/>
            <w:tblLook w:val="04A0" w:firstRow="1" w:lastRow="0" w:firstColumn="1" w:lastColumn="0" w:noHBand="0" w:noVBand="1"/>
          </w:tblPr>
        </w:tblPrChange>
      </w:tblPr>
      <w:tblGrid>
        <w:gridCol w:w="2977"/>
        <w:gridCol w:w="3544"/>
        <w:tblGridChange w:id="394">
          <w:tblGrid>
            <w:gridCol w:w="4508"/>
            <w:gridCol w:w="4508"/>
          </w:tblGrid>
        </w:tblGridChange>
      </w:tblGrid>
      <w:tr w:rsidR="006E792D" w:rsidRPr="007450AE" w14:paraId="39F035E1" w14:textId="77777777" w:rsidTr="00D3172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7" w:type="dxa"/>
            <w:tcPrChange w:id="395" w:author="Richard Fitzpatrick" w:date="2019-04-26T13:22:00Z">
              <w:tcPr>
                <w:tcW w:w="4508" w:type="dxa"/>
              </w:tcPr>
            </w:tcPrChange>
          </w:tcPr>
          <w:p w14:paraId="373229AF" w14:textId="6610A1F7" w:rsidR="006E792D" w:rsidRPr="007450AE" w:rsidRDefault="006E792D" w:rsidP="00F26248">
            <w:pPr>
              <w:jc w:val="center"/>
              <w:cnfStyle w:val="101000000000" w:firstRow="1" w:lastRow="0" w:firstColumn="1" w:lastColumn="0" w:oddVBand="0" w:evenVBand="0" w:oddHBand="0" w:evenHBand="0" w:firstRowFirstColumn="0" w:firstRowLastColumn="0" w:lastRowFirstColumn="0" w:lastRowLastColumn="0"/>
              <w:rPr>
                <w:rFonts w:ascii="Arial" w:hAnsi="Arial" w:cs="Arial"/>
                <w:b w:val="0"/>
                <w:sz w:val="20"/>
                <w:rPrChange w:id="396" w:author="Richard Fitzpatrick" w:date="2019-04-26T13:22:00Z">
                  <w:rPr>
                    <w:rFonts w:ascii="Arial" w:hAnsi="Arial" w:cs="Arial"/>
                    <w:b w:val="0"/>
                  </w:rPr>
                </w:rPrChange>
              </w:rPr>
            </w:pPr>
            <w:r w:rsidRPr="007450AE">
              <w:rPr>
                <w:rFonts w:ascii="Arial" w:hAnsi="Arial" w:cs="Arial"/>
                <w:sz w:val="20"/>
                <w:rPrChange w:id="397" w:author="Richard Fitzpatrick" w:date="2019-04-26T13:22:00Z">
                  <w:rPr>
                    <w:rFonts w:ascii="Arial" w:hAnsi="Arial" w:cs="Arial"/>
                  </w:rPr>
                </w:rPrChange>
              </w:rPr>
              <w:lastRenderedPageBreak/>
              <w:t>Biochemical Species</w:t>
            </w:r>
          </w:p>
        </w:tc>
        <w:tc>
          <w:tcPr>
            <w:tcW w:w="3544" w:type="dxa"/>
            <w:tcPrChange w:id="398" w:author="Richard Fitzpatrick" w:date="2019-04-26T13:22:00Z">
              <w:tcPr>
                <w:tcW w:w="4508" w:type="dxa"/>
              </w:tcPr>
            </w:tcPrChange>
          </w:tcPr>
          <w:p w14:paraId="1A75F2CC" w14:textId="77777777" w:rsidR="006E792D" w:rsidRPr="007450AE" w:rsidRDefault="006E792D" w:rsidP="00F26248">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0"/>
                <w:rPrChange w:id="399" w:author="Richard Fitzpatrick" w:date="2019-04-26T13:22:00Z">
                  <w:rPr>
                    <w:rFonts w:ascii="Arial" w:hAnsi="Arial" w:cs="Arial"/>
                    <w:b w:val="0"/>
                  </w:rPr>
                </w:rPrChange>
              </w:rPr>
            </w:pPr>
            <w:r w:rsidRPr="007450AE">
              <w:rPr>
                <w:rFonts w:ascii="Arial" w:hAnsi="Arial" w:cs="Arial"/>
                <w:sz w:val="20"/>
                <w:rPrChange w:id="400" w:author="Richard Fitzpatrick" w:date="2019-04-26T13:22:00Z">
                  <w:rPr>
                    <w:rFonts w:ascii="Arial" w:hAnsi="Arial" w:cs="Arial"/>
                  </w:rPr>
                </w:rPrChange>
              </w:rPr>
              <w:t>Compartment</w:t>
            </w:r>
          </w:p>
        </w:tc>
      </w:tr>
      <w:tr w:rsidR="006E792D" w:rsidRPr="007450AE" w14:paraId="72B7AA8F" w14:textId="77777777" w:rsidTr="00D317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7" w:type="dxa"/>
            <w:tcPrChange w:id="401" w:author="Richard Fitzpatrick" w:date="2019-04-26T13:22:00Z">
              <w:tcPr>
                <w:tcW w:w="4508" w:type="dxa"/>
              </w:tcPr>
            </w:tcPrChange>
          </w:tcPr>
          <w:p w14:paraId="4F4FD44D" w14:textId="77777777" w:rsidR="006E792D" w:rsidRPr="007450AE" w:rsidRDefault="006E792D" w:rsidP="00F26248">
            <w:pPr>
              <w:jc w:val="center"/>
              <w:cnfStyle w:val="001000100000" w:firstRow="0" w:lastRow="0" w:firstColumn="1" w:lastColumn="0" w:oddVBand="0" w:evenVBand="0" w:oddHBand="1" w:evenHBand="0" w:firstRowFirstColumn="0" w:firstRowLastColumn="0" w:lastRowFirstColumn="0" w:lastRowLastColumn="0"/>
              <w:rPr>
                <w:rFonts w:ascii="Arial" w:hAnsi="Arial" w:cs="Arial"/>
                <w:sz w:val="20"/>
                <w:rPrChange w:id="402" w:author="Richard Fitzpatrick" w:date="2019-04-26T13:22:00Z">
                  <w:rPr>
                    <w:rFonts w:ascii="Arial" w:hAnsi="Arial" w:cs="Arial"/>
                  </w:rPr>
                </w:rPrChange>
              </w:rPr>
            </w:pPr>
            <w:r w:rsidRPr="007450AE">
              <w:rPr>
                <w:rFonts w:ascii="Arial" w:hAnsi="Arial" w:cs="Arial"/>
                <w:sz w:val="20"/>
                <w:rPrChange w:id="403" w:author="Richard Fitzpatrick" w:date="2019-04-26T13:22:00Z">
                  <w:rPr>
                    <w:rFonts w:ascii="Arial" w:hAnsi="Arial" w:cs="Arial"/>
                  </w:rPr>
                </w:rPrChange>
              </w:rPr>
              <w:t>GPR161</w:t>
            </w:r>
          </w:p>
        </w:tc>
        <w:tc>
          <w:tcPr>
            <w:tcW w:w="3544" w:type="dxa"/>
            <w:tcPrChange w:id="404" w:author="Richard Fitzpatrick" w:date="2019-04-26T13:22:00Z">
              <w:tcPr>
                <w:tcW w:w="4508" w:type="dxa"/>
              </w:tcPr>
            </w:tcPrChange>
          </w:tcPr>
          <w:p w14:paraId="44906677" w14:textId="77777777" w:rsidR="006E792D" w:rsidRPr="007450AE" w:rsidRDefault="006E792D" w:rsidP="00F262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Change w:id="405" w:author="Richard Fitzpatrick" w:date="2019-04-26T13:22:00Z">
                  <w:rPr>
                    <w:rFonts w:ascii="Arial" w:hAnsi="Arial" w:cs="Arial"/>
                  </w:rPr>
                </w:rPrChange>
              </w:rPr>
            </w:pPr>
            <w:r w:rsidRPr="007450AE">
              <w:rPr>
                <w:rFonts w:ascii="Arial" w:hAnsi="Arial" w:cs="Arial"/>
                <w:sz w:val="20"/>
                <w:rPrChange w:id="406" w:author="Richard Fitzpatrick" w:date="2019-04-26T13:22:00Z">
                  <w:rPr>
                    <w:rFonts w:ascii="Arial" w:hAnsi="Arial" w:cs="Arial"/>
                  </w:rPr>
                </w:rPrChange>
              </w:rPr>
              <w:t>Soma</w:t>
            </w:r>
          </w:p>
        </w:tc>
      </w:tr>
      <w:tr w:rsidR="006E792D" w:rsidRPr="007450AE" w14:paraId="1EB17ABE" w14:textId="77777777" w:rsidTr="00D31722">
        <w:trPr>
          <w:jc w:val="center"/>
        </w:trPr>
        <w:tc>
          <w:tcPr>
            <w:cnfStyle w:val="001000000000" w:firstRow="0" w:lastRow="0" w:firstColumn="1" w:lastColumn="0" w:oddVBand="0" w:evenVBand="0" w:oddHBand="0" w:evenHBand="0" w:firstRowFirstColumn="0" w:firstRowLastColumn="0" w:lastRowFirstColumn="0" w:lastRowLastColumn="0"/>
            <w:tcW w:w="2977" w:type="dxa"/>
            <w:tcPrChange w:id="407" w:author="Richard Fitzpatrick" w:date="2019-04-26T13:22:00Z">
              <w:tcPr>
                <w:tcW w:w="4508" w:type="dxa"/>
              </w:tcPr>
            </w:tcPrChange>
          </w:tcPr>
          <w:p w14:paraId="0B172D28" w14:textId="77777777" w:rsidR="006E792D" w:rsidRPr="007450AE" w:rsidRDefault="006E792D" w:rsidP="00F26248">
            <w:pPr>
              <w:jc w:val="center"/>
              <w:rPr>
                <w:rFonts w:ascii="Arial" w:hAnsi="Arial" w:cs="Arial"/>
                <w:sz w:val="20"/>
                <w:rPrChange w:id="408" w:author="Richard Fitzpatrick" w:date="2019-04-26T13:22:00Z">
                  <w:rPr>
                    <w:rFonts w:ascii="Arial" w:hAnsi="Arial" w:cs="Arial"/>
                  </w:rPr>
                </w:rPrChange>
              </w:rPr>
            </w:pPr>
            <w:r w:rsidRPr="007450AE">
              <w:rPr>
                <w:rFonts w:ascii="Arial" w:hAnsi="Arial" w:cs="Arial"/>
                <w:sz w:val="20"/>
                <w:rPrChange w:id="409" w:author="Richard Fitzpatrick" w:date="2019-04-26T13:22:00Z">
                  <w:rPr>
                    <w:rFonts w:ascii="Arial" w:hAnsi="Arial" w:cs="Arial"/>
                  </w:rPr>
                </w:rPrChange>
              </w:rPr>
              <w:t>Ptch1-Smo(I)</w:t>
            </w:r>
          </w:p>
        </w:tc>
        <w:tc>
          <w:tcPr>
            <w:tcW w:w="3544" w:type="dxa"/>
            <w:tcPrChange w:id="410" w:author="Richard Fitzpatrick" w:date="2019-04-26T13:22:00Z">
              <w:tcPr>
                <w:tcW w:w="4508" w:type="dxa"/>
              </w:tcPr>
            </w:tcPrChange>
          </w:tcPr>
          <w:p w14:paraId="132C1F17" w14:textId="77777777" w:rsidR="006E792D" w:rsidRPr="007450AE" w:rsidRDefault="006E792D" w:rsidP="00F262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Change w:id="411" w:author="Richard Fitzpatrick" w:date="2019-04-26T13:22:00Z">
                  <w:rPr>
                    <w:rFonts w:ascii="Arial" w:hAnsi="Arial" w:cs="Arial"/>
                  </w:rPr>
                </w:rPrChange>
              </w:rPr>
            </w:pPr>
            <w:r w:rsidRPr="007450AE">
              <w:rPr>
                <w:rFonts w:ascii="Arial" w:hAnsi="Arial" w:cs="Arial"/>
                <w:sz w:val="20"/>
                <w:rPrChange w:id="412" w:author="Richard Fitzpatrick" w:date="2019-04-26T13:22:00Z">
                  <w:rPr>
                    <w:rFonts w:ascii="Arial" w:hAnsi="Arial" w:cs="Arial"/>
                  </w:rPr>
                </w:rPrChange>
              </w:rPr>
              <w:t>Soma</w:t>
            </w:r>
          </w:p>
        </w:tc>
      </w:tr>
      <w:tr w:rsidR="006E792D" w:rsidRPr="007450AE" w14:paraId="0158903A" w14:textId="77777777" w:rsidTr="00D317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7" w:type="dxa"/>
            <w:tcPrChange w:id="413" w:author="Richard Fitzpatrick" w:date="2019-04-26T13:22:00Z">
              <w:tcPr>
                <w:tcW w:w="4508" w:type="dxa"/>
              </w:tcPr>
            </w:tcPrChange>
          </w:tcPr>
          <w:p w14:paraId="19BE8625" w14:textId="77777777" w:rsidR="006E792D" w:rsidRPr="007450AE" w:rsidRDefault="006E792D" w:rsidP="00F26248">
            <w:pPr>
              <w:jc w:val="center"/>
              <w:cnfStyle w:val="001000100000" w:firstRow="0" w:lastRow="0" w:firstColumn="1" w:lastColumn="0" w:oddVBand="0" w:evenVBand="0" w:oddHBand="1" w:evenHBand="0" w:firstRowFirstColumn="0" w:firstRowLastColumn="0" w:lastRowFirstColumn="0" w:lastRowLastColumn="0"/>
              <w:rPr>
                <w:rFonts w:ascii="Arial" w:hAnsi="Arial" w:cs="Arial"/>
                <w:sz w:val="20"/>
                <w:rPrChange w:id="414" w:author="Richard Fitzpatrick" w:date="2019-04-26T13:22:00Z">
                  <w:rPr>
                    <w:rFonts w:ascii="Arial" w:hAnsi="Arial" w:cs="Arial"/>
                  </w:rPr>
                </w:rPrChange>
              </w:rPr>
            </w:pPr>
            <w:r w:rsidRPr="007450AE">
              <w:rPr>
                <w:rFonts w:ascii="Arial" w:hAnsi="Arial" w:cs="Arial"/>
                <w:sz w:val="20"/>
                <w:rPrChange w:id="415" w:author="Richard Fitzpatrick" w:date="2019-04-26T13:22:00Z">
                  <w:rPr>
                    <w:rFonts w:ascii="Arial" w:hAnsi="Arial" w:cs="Arial"/>
                  </w:rPr>
                </w:rPrChange>
              </w:rPr>
              <w:t>Shh</w:t>
            </w:r>
          </w:p>
        </w:tc>
        <w:tc>
          <w:tcPr>
            <w:tcW w:w="3544" w:type="dxa"/>
            <w:tcPrChange w:id="416" w:author="Richard Fitzpatrick" w:date="2019-04-26T13:22:00Z">
              <w:tcPr>
                <w:tcW w:w="4508" w:type="dxa"/>
              </w:tcPr>
            </w:tcPrChange>
          </w:tcPr>
          <w:p w14:paraId="3D2CF8FB" w14:textId="77777777" w:rsidR="006E792D" w:rsidRPr="007450AE" w:rsidRDefault="006E792D" w:rsidP="00F262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Change w:id="417" w:author="Richard Fitzpatrick" w:date="2019-04-26T13:22:00Z">
                  <w:rPr>
                    <w:rFonts w:ascii="Arial" w:hAnsi="Arial" w:cs="Arial"/>
                  </w:rPr>
                </w:rPrChange>
              </w:rPr>
            </w:pPr>
            <w:r w:rsidRPr="007450AE">
              <w:rPr>
                <w:rFonts w:ascii="Arial" w:hAnsi="Arial" w:cs="Arial"/>
                <w:sz w:val="20"/>
                <w:rPrChange w:id="418" w:author="Richard Fitzpatrick" w:date="2019-04-26T13:22:00Z">
                  <w:rPr>
                    <w:rFonts w:ascii="Arial" w:hAnsi="Arial" w:cs="Arial"/>
                  </w:rPr>
                </w:rPrChange>
              </w:rPr>
              <w:t>Soma</w:t>
            </w:r>
          </w:p>
        </w:tc>
      </w:tr>
      <w:tr w:rsidR="006E792D" w:rsidRPr="007450AE" w14:paraId="6B5BC56C" w14:textId="77777777" w:rsidTr="00D31722">
        <w:trPr>
          <w:jc w:val="center"/>
        </w:trPr>
        <w:tc>
          <w:tcPr>
            <w:cnfStyle w:val="001000000000" w:firstRow="0" w:lastRow="0" w:firstColumn="1" w:lastColumn="0" w:oddVBand="0" w:evenVBand="0" w:oddHBand="0" w:evenHBand="0" w:firstRowFirstColumn="0" w:firstRowLastColumn="0" w:lastRowFirstColumn="0" w:lastRowLastColumn="0"/>
            <w:tcW w:w="2977" w:type="dxa"/>
            <w:tcPrChange w:id="419" w:author="Richard Fitzpatrick" w:date="2019-04-26T13:22:00Z">
              <w:tcPr>
                <w:tcW w:w="4508" w:type="dxa"/>
              </w:tcPr>
            </w:tcPrChange>
          </w:tcPr>
          <w:p w14:paraId="3DA1A8C8" w14:textId="77777777" w:rsidR="006E792D" w:rsidRPr="007450AE" w:rsidRDefault="006E792D" w:rsidP="00F26248">
            <w:pPr>
              <w:tabs>
                <w:tab w:val="left" w:pos="2622"/>
              </w:tabs>
              <w:jc w:val="center"/>
              <w:rPr>
                <w:rFonts w:ascii="Arial" w:hAnsi="Arial" w:cs="Arial"/>
                <w:sz w:val="20"/>
                <w:rPrChange w:id="420" w:author="Richard Fitzpatrick" w:date="2019-04-26T13:22:00Z">
                  <w:rPr>
                    <w:rFonts w:ascii="Arial" w:hAnsi="Arial" w:cs="Arial"/>
                  </w:rPr>
                </w:rPrChange>
              </w:rPr>
            </w:pPr>
            <w:proofErr w:type="spellStart"/>
            <w:r w:rsidRPr="007450AE">
              <w:rPr>
                <w:rFonts w:ascii="Arial" w:hAnsi="Arial" w:cs="Arial"/>
                <w:sz w:val="20"/>
                <w:rPrChange w:id="421" w:author="Richard Fitzpatrick" w:date="2019-04-26T13:22:00Z">
                  <w:rPr>
                    <w:rFonts w:ascii="Arial" w:hAnsi="Arial" w:cs="Arial"/>
                  </w:rPr>
                </w:rPrChange>
              </w:rPr>
              <w:t>Smo</w:t>
            </w:r>
            <w:proofErr w:type="spellEnd"/>
          </w:p>
        </w:tc>
        <w:tc>
          <w:tcPr>
            <w:tcW w:w="3544" w:type="dxa"/>
            <w:tcPrChange w:id="422" w:author="Richard Fitzpatrick" w:date="2019-04-26T13:22:00Z">
              <w:tcPr>
                <w:tcW w:w="4508" w:type="dxa"/>
              </w:tcPr>
            </w:tcPrChange>
          </w:tcPr>
          <w:p w14:paraId="7DD4E4D5" w14:textId="77777777" w:rsidR="006E792D" w:rsidRPr="007450AE" w:rsidRDefault="006E792D" w:rsidP="00F262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Change w:id="423" w:author="Richard Fitzpatrick" w:date="2019-04-26T13:22:00Z">
                  <w:rPr>
                    <w:rFonts w:ascii="Arial" w:hAnsi="Arial" w:cs="Arial"/>
                  </w:rPr>
                </w:rPrChange>
              </w:rPr>
            </w:pPr>
            <w:r w:rsidRPr="007450AE">
              <w:rPr>
                <w:rFonts w:ascii="Arial" w:hAnsi="Arial" w:cs="Arial"/>
                <w:sz w:val="20"/>
                <w:rPrChange w:id="424" w:author="Richard Fitzpatrick" w:date="2019-04-26T13:22:00Z">
                  <w:rPr>
                    <w:rFonts w:ascii="Arial" w:hAnsi="Arial" w:cs="Arial"/>
                  </w:rPr>
                </w:rPrChange>
              </w:rPr>
              <w:t>Soma</w:t>
            </w:r>
          </w:p>
        </w:tc>
      </w:tr>
      <w:tr w:rsidR="006E792D" w:rsidRPr="007450AE" w14:paraId="6FFD1B16" w14:textId="77777777" w:rsidTr="00D317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7" w:type="dxa"/>
            <w:tcPrChange w:id="425" w:author="Richard Fitzpatrick" w:date="2019-04-26T13:22:00Z">
              <w:tcPr>
                <w:tcW w:w="4508" w:type="dxa"/>
              </w:tcPr>
            </w:tcPrChange>
          </w:tcPr>
          <w:p w14:paraId="3AB1BECA" w14:textId="77777777" w:rsidR="006E792D" w:rsidRPr="007450AE" w:rsidRDefault="006E792D" w:rsidP="00F26248">
            <w:pPr>
              <w:jc w:val="center"/>
              <w:cnfStyle w:val="001000100000" w:firstRow="0" w:lastRow="0" w:firstColumn="1" w:lastColumn="0" w:oddVBand="0" w:evenVBand="0" w:oddHBand="1" w:evenHBand="0" w:firstRowFirstColumn="0" w:firstRowLastColumn="0" w:lastRowFirstColumn="0" w:lastRowLastColumn="0"/>
              <w:rPr>
                <w:rFonts w:ascii="Arial" w:hAnsi="Arial" w:cs="Arial"/>
                <w:sz w:val="20"/>
                <w:rPrChange w:id="426" w:author="Richard Fitzpatrick" w:date="2019-04-26T13:22:00Z">
                  <w:rPr>
                    <w:rFonts w:ascii="Arial" w:hAnsi="Arial" w:cs="Arial"/>
                  </w:rPr>
                </w:rPrChange>
              </w:rPr>
            </w:pPr>
            <w:r w:rsidRPr="007450AE">
              <w:rPr>
                <w:rFonts w:ascii="Arial" w:hAnsi="Arial" w:cs="Arial"/>
                <w:sz w:val="20"/>
                <w:rPrChange w:id="427" w:author="Richard Fitzpatrick" w:date="2019-04-26T13:22:00Z">
                  <w:rPr>
                    <w:rFonts w:ascii="Arial" w:hAnsi="Arial" w:cs="Arial"/>
                  </w:rPr>
                </w:rPrChange>
              </w:rPr>
              <w:t>SPOP/Cul3</w:t>
            </w:r>
          </w:p>
        </w:tc>
        <w:tc>
          <w:tcPr>
            <w:tcW w:w="3544" w:type="dxa"/>
            <w:tcPrChange w:id="428" w:author="Richard Fitzpatrick" w:date="2019-04-26T13:22:00Z">
              <w:tcPr>
                <w:tcW w:w="4508" w:type="dxa"/>
              </w:tcPr>
            </w:tcPrChange>
          </w:tcPr>
          <w:p w14:paraId="4FF11D47" w14:textId="77777777" w:rsidR="006E792D" w:rsidRPr="007450AE" w:rsidRDefault="006E792D" w:rsidP="00F262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Change w:id="429" w:author="Richard Fitzpatrick" w:date="2019-04-26T13:22:00Z">
                  <w:rPr>
                    <w:rFonts w:ascii="Arial" w:hAnsi="Arial" w:cs="Arial"/>
                  </w:rPr>
                </w:rPrChange>
              </w:rPr>
            </w:pPr>
            <w:r w:rsidRPr="007450AE">
              <w:rPr>
                <w:rFonts w:ascii="Arial" w:hAnsi="Arial" w:cs="Arial"/>
                <w:sz w:val="20"/>
                <w:rPrChange w:id="430" w:author="Richard Fitzpatrick" w:date="2019-04-26T13:22:00Z">
                  <w:rPr>
                    <w:rFonts w:ascii="Arial" w:hAnsi="Arial" w:cs="Arial"/>
                  </w:rPr>
                </w:rPrChange>
              </w:rPr>
              <w:t>Soma</w:t>
            </w:r>
          </w:p>
        </w:tc>
      </w:tr>
      <w:tr w:rsidR="006E792D" w:rsidRPr="007450AE" w14:paraId="473753FD" w14:textId="77777777" w:rsidTr="00D31722">
        <w:trPr>
          <w:jc w:val="center"/>
        </w:trPr>
        <w:tc>
          <w:tcPr>
            <w:cnfStyle w:val="001000000000" w:firstRow="0" w:lastRow="0" w:firstColumn="1" w:lastColumn="0" w:oddVBand="0" w:evenVBand="0" w:oddHBand="0" w:evenHBand="0" w:firstRowFirstColumn="0" w:firstRowLastColumn="0" w:lastRowFirstColumn="0" w:lastRowLastColumn="0"/>
            <w:tcW w:w="2977" w:type="dxa"/>
            <w:tcPrChange w:id="431" w:author="Richard Fitzpatrick" w:date="2019-04-26T13:22:00Z">
              <w:tcPr>
                <w:tcW w:w="4508" w:type="dxa"/>
              </w:tcPr>
            </w:tcPrChange>
          </w:tcPr>
          <w:p w14:paraId="5C050337" w14:textId="77777777" w:rsidR="006E792D" w:rsidRPr="007450AE" w:rsidRDefault="006E792D" w:rsidP="00F26248">
            <w:pPr>
              <w:jc w:val="center"/>
              <w:rPr>
                <w:rFonts w:ascii="Arial" w:hAnsi="Arial" w:cs="Arial"/>
                <w:sz w:val="20"/>
                <w:rPrChange w:id="432" w:author="Richard Fitzpatrick" w:date="2019-04-26T13:22:00Z">
                  <w:rPr>
                    <w:rFonts w:ascii="Arial" w:hAnsi="Arial" w:cs="Arial"/>
                  </w:rPr>
                </w:rPrChange>
              </w:rPr>
            </w:pPr>
            <w:proofErr w:type="spellStart"/>
            <w:r w:rsidRPr="007450AE">
              <w:rPr>
                <w:rFonts w:ascii="Arial" w:hAnsi="Arial" w:cs="Arial"/>
                <w:sz w:val="20"/>
                <w:rPrChange w:id="433" w:author="Richard Fitzpatrick" w:date="2019-04-26T13:22:00Z">
                  <w:rPr>
                    <w:rFonts w:ascii="Arial" w:hAnsi="Arial" w:cs="Arial"/>
                  </w:rPr>
                </w:rPrChange>
              </w:rPr>
              <w:t>SuFu</w:t>
            </w:r>
            <w:proofErr w:type="spellEnd"/>
          </w:p>
        </w:tc>
        <w:tc>
          <w:tcPr>
            <w:tcW w:w="3544" w:type="dxa"/>
            <w:tcPrChange w:id="434" w:author="Richard Fitzpatrick" w:date="2019-04-26T13:22:00Z">
              <w:tcPr>
                <w:tcW w:w="4508" w:type="dxa"/>
              </w:tcPr>
            </w:tcPrChange>
          </w:tcPr>
          <w:p w14:paraId="4759484C" w14:textId="77777777" w:rsidR="006E792D" w:rsidRPr="007450AE" w:rsidRDefault="006E792D" w:rsidP="00F262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Change w:id="435" w:author="Richard Fitzpatrick" w:date="2019-04-26T13:22:00Z">
                  <w:rPr>
                    <w:rFonts w:ascii="Arial" w:hAnsi="Arial" w:cs="Arial"/>
                  </w:rPr>
                </w:rPrChange>
              </w:rPr>
            </w:pPr>
            <w:r w:rsidRPr="007450AE">
              <w:rPr>
                <w:rFonts w:ascii="Arial" w:hAnsi="Arial" w:cs="Arial"/>
                <w:sz w:val="20"/>
                <w:rPrChange w:id="436" w:author="Richard Fitzpatrick" w:date="2019-04-26T13:22:00Z">
                  <w:rPr>
                    <w:rFonts w:ascii="Arial" w:hAnsi="Arial" w:cs="Arial"/>
                  </w:rPr>
                </w:rPrChange>
              </w:rPr>
              <w:t>Soma</w:t>
            </w:r>
          </w:p>
        </w:tc>
      </w:tr>
      <w:tr w:rsidR="006E792D" w:rsidRPr="007450AE" w14:paraId="02D80F9B" w14:textId="77777777" w:rsidTr="00D317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7" w:type="dxa"/>
            <w:tcPrChange w:id="437" w:author="Richard Fitzpatrick" w:date="2019-04-26T13:22:00Z">
              <w:tcPr>
                <w:tcW w:w="4508" w:type="dxa"/>
              </w:tcPr>
            </w:tcPrChange>
          </w:tcPr>
          <w:p w14:paraId="309DFC95" w14:textId="77777777" w:rsidR="006E792D" w:rsidRPr="007450AE" w:rsidRDefault="006E792D" w:rsidP="00F26248">
            <w:pPr>
              <w:jc w:val="center"/>
              <w:cnfStyle w:val="001000100000" w:firstRow="0" w:lastRow="0" w:firstColumn="1" w:lastColumn="0" w:oddVBand="0" w:evenVBand="0" w:oddHBand="1" w:evenHBand="0" w:firstRowFirstColumn="0" w:firstRowLastColumn="0" w:lastRowFirstColumn="0" w:lastRowLastColumn="0"/>
              <w:rPr>
                <w:rFonts w:ascii="Arial" w:hAnsi="Arial" w:cs="Arial"/>
                <w:sz w:val="20"/>
                <w:rPrChange w:id="438" w:author="Richard Fitzpatrick" w:date="2019-04-26T13:22:00Z">
                  <w:rPr>
                    <w:rFonts w:ascii="Arial" w:hAnsi="Arial" w:cs="Arial"/>
                  </w:rPr>
                </w:rPrChange>
              </w:rPr>
            </w:pPr>
            <w:r w:rsidRPr="007450AE">
              <w:rPr>
                <w:rFonts w:ascii="Arial" w:hAnsi="Arial" w:cs="Arial"/>
                <w:sz w:val="20"/>
                <w:rPrChange w:id="439" w:author="Richard Fitzpatrick" w:date="2019-04-26T13:22:00Z">
                  <w:rPr>
                    <w:rFonts w:ascii="Arial" w:hAnsi="Arial" w:cs="Arial"/>
                  </w:rPr>
                </w:rPrChange>
              </w:rPr>
              <w:t>β</w:t>
            </w:r>
            <w:proofErr w:type="spellStart"/>
            <w:r w:rsidRPr="007450AE">
              <w:rPr>
                <w:rFonts w:ascii="Arial" w:hAnsi="Arial" w:cs="Arial"/>
                <w:sz w:val="20"/>
                <w:rPrChange w:id="440" w:author="Richard Fitzpatrick" w:date="2019-04-26T13:22:00Z">
                  <w:rPr>
                    <w:rFonts w:ascii="Arial" w:hAnsi="Arial" w:cs="Arial"/>
                  </w:rPr>
                </w:rPrChange>
              </w:rPr>
              <w:t>TrCP</w:t>
            </w:r>
            <w:proofErr w:type="spellEnd"/>
            <w:r w:rsidRPr="007450AE">
              <w:rPr>
                <w:rFonts w:ascii="Arial" w:hAnsi="Arial" w:cs="Arial"/>
                <w:sz w:val="20"/>
                <w:rPrChange w:id="441" w:author="Richard Fitzpatrick" w:date="2019-04-26T13:22:00Z">
                  <w:rPr>
                    <w:rFonts w:ascii="Arial" w:hAnsi="Arial" w:cs="Arial"/>
                  </w:rPr>
                </w:rPrChange>
              </w:rPr>
              <w:t>/Cul1</w:t>
            </w:r>
          </w:p>
        </w:tc>
        <w:tc>
          <w:tcPr>
            <w:tcW w:w="3544" w:type="dxa"/>
            <w:tcPrChange w:id="442" w:author="Richard Fitzpatrick" w:date="2019-04-26T13:22:00Z">
              <w:tcPr>
                <w:tcW w:w="4508" w:type="dxa"/>
              </w:tcPr>
            </w:tcPrChange>
          </w:tcPr>
          <w:p w14:paraId="37EFBAA5" w14:textId="77777777" w:rsidR="006E792D" w:rsidRPr="007450AE" w:rsidRDefault="006E792D" w:rsidP="00F262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Change w:id="443" w:author="Richard Fitzpatrick" w:date="2019-04-26T13:22:00Z">
                  <w:rPr>
                    <w:rFonts w:ascii="Arial" w:hAnsi="Arial" w:cs="Arial"/>
                  </w:rPr>
                </w:rPrChange>
              </w:rPr>
            </w:pPr>
            <w:r w:rsidRPr="007450AE">
              <w:rPr>
                <w:rFonts w:ascii="Arial" w:hAnsi="Arial" w:cs="Arial"/>
                <w:sz w:val="20"/>
                <w:rPrChange w:id="444" w:author="Richard Fitzpatrick" w:date="2019-04-26T13:22:00Z">
                  <w:rPr>
                    <w:rFonts w:ascii="Arial" w:hAnsi="Arial" w:cs="Arial"/>
                  </w:rPr>
                </w:rPrChange>
              </w:rPr>
              <w:t>Soma</w:t>
            </w:r>
          </w:p>
        </w:tc>
      </w:tr>
      <w:tr w:rsidR="006E792D" w:rsidRPr="007450AE" w14:paraId="7585937D" w14:textId="77777777" w:rsidTr="00D31722">
        <w:trPr>
          <w:jc w:val="center"/>
        </w:trPr>
        <w:tc>
          <w:tcPr>
            <w:cnfStyle w:val="001000000000" w:firstRow="0" w:lastRow="0" w:firstColumn="1" w:lastColumn="0" w:oddVBand="0" w:evenVBand="0" w:oddHBand="0" w:evenHBand="0" w:firstRowFirstColumn="0" w:firstRowLastColumn="0" w:lastRowFirstColumn="0" w:lastRowLastColumn="0"/>
            <w:tcW w:w="2977" w:type="dxa"/>
            <w:tcPrChange w:id="445" w:author="Richard Fitzpatrick" w:date="2019-04-26T13:22:00Z">
              <w:tcPr>
                <w:tcW w:w="4508" w:type="dxa"/>
              </w:tcPr>
            </w:tcPrChange>
          </w:tcPr>
          <w:p w14:paraId="35DB619C" w14:textId="77777777" w:rsidR="006E792D" w:rsidRPr="007450AE" w:rsidRDefault="006E792D" w:rsidP="00F26248">
            <w:pPr>
              <w:jc w:val="center"/>
              <w:rPr>
                <w:rFonts w:ascii="Arial" w:hAnsi="Arial" w:cs="Arial"/>
                <w:sz w:val="20"/>
                <w:rPrChange w:id="446" w:author="Richard Fitzpatrick" w:date="2019-04-26T13:22:00Z">
                  <w:rPr>
                    <w:rFonts w:ascii="Arial" w:hAnsi="Arial" w:cs="Arial"/>
                  </w:rPr>
                </w:rPrChange>
              </w:rPr>
            </w:pPr>
            <w:r w:rsidRPr="007450AE">
              <w:rPr>
                <w:rFonts w:ascii="Arial" w:hAnsi="Arial" w:cs="Arial"/>
                <w:sz w:val="20"/>
                <w:rPrChange w:id="447" w:author="Richard Fitzpatrick" w:date="2019-04-26T13:22:00Z">
                  <w:rPr>
                    <w:rFonts w:ascii="Arial" w:hAnsi="Arial" w:cs="Arial"/>
                  </w:rPr>
                </w:rPrChange>
              </w:rPr>
              <w:t>Proteins</w:t>
            </w:r>
          </w:p>
        </w:tc>
        <w:tc>
          <w:tcPr>
            <w:tcW w:w="3544" w:type="dxa"/>
            <w:tcPrChange w:id="448" w:author="Richard Fitzpatrick" w:date="2019-04-26T13:22:00Z">
              <w:tcPr>
                <w:tcW w:w="4508" w:type="dxa"/>
              </w:tcPr>
            </w:tcPrChange>
          </w:tcPr>
          <w:p w14:paraId="3C3C6F46" w14:textId="77777777" w:rsidR="006E792D" w:rsidRPr="007450AE" w:rsidRDefault="006E792D" w:rsidP="00F262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Change w:id="449" w:author="Richard Fitzpatrick" w:date="2019-04-26T13:22:00Z">
                  <w:rPr>
                    <w:rFonts w:ascii="Arial" w:hAnsi="Arial" w:cs="Arial"/>
                  </w:rPr>
                </w:rPrChange>
              </w:rPr>
            </w:pPr>
            <w:r w:rsidRPr="007450AE">
              <w:rPr>
                <w:rFonts w:ascii="Arial" w:hAnsi="Arial" w:cs="Arial"/>
                <w:sz w:val="20"/>
                <w:rPrChange w:id="450" w:author="Richard Fitzpatrick" w:date="2019-04-26T13:22:00Z">
                  <w:rPr>
                    <w:rFonts w:ascii="Arial" w:hAnsi="Arial" w:cs="Arial"/>
                  </w:rPr>
                </w:rPrChange>
              </w:rPr>
              <w:t>Soma</w:t>
            </w:r>
          </w:p>
        </w:tc>
      </w:tr>
      <w:tr w:rsidR="006E792D" w:rsidRPr="007450AE" w14:paraId="3714F90D" w14:textId="77777777" w:rsidTr="00D317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7" w:type="dxa"/>
            <w:tcPrChange w:id="451" w:author="Richard Fitzpatrick" w:date="2019-04-26T13:22:00Z">
              <w:tcPr>
                <w:tcW w:w="4508" w:type="dxa"/>
              </w:tcPr>
            </w:tcPrChange>
          </w:tcPr>
          <w:p w14:paraId="2078120E" w14:textId="77777777" w:rsidR="006E792D" w:rsidRPr="007450AE" w:rsidRDefault="006E792D" w:rsidP="00F26248">
            <w:pPr>
              <w:jc w:val="center"/>
              <w:cnfStyle w:val="001000100000" w:firstRow="0" w:lastRow="0" w:firstColumn="1" w:lastColumn="0" w:oddVBand="0" w:evenVBand="0" w:oddHBand="1" w:evenHBand="0" w:firstRowFirstColumn="0" w:firstRowLastColumn="0" w:lastRowFirstColumn="0" w:lastRowLastColumn="0"/>
              <w:rPr>
                <w:rFonts w:ascii="Arial" w:hAnsi="Arial" w:cs="Arial"/>
                <w:sz w:val="20"/>
                <w:rPrChange w:id="452" w:author="Richard Fitzpatrick" w:date="2019-04-26T13:22:00Z">
                  <w:rPr>
                    <w:rFonts w:ascii="Arial" w:hAnsi="Arial" w:cs="Arial"/>
                  </w:rPr>
                </w:rPrChange>
              </w:rPr>
            </w:pPr>
            <w:r w:rsidRPr="007450AE">
              <w:rPr>
                <w:rFonts w:ascii="Arial" w:hAnsi="Arial" w:cs="Arial"/>
                <w:sz w:val="20"/>
                <w:rPrChange w:id="453" w:author="Richard Fitzpatrick" w:date="2019-04-26T13:22:00Z">
                  <w:rPr>
                    <w:rFonts w:ascii="Arial" w:hAnsi="Arial" w:cs="Arial"/>
                  </w:rPr>
                </w:rPrChange>
              </w:rPr>
              <w:t>Gli2/3(A)</w:t>
            </w:r>
          </w:p>
        </w:tc>
        <w:tc>
          <w:tcPr>
            <w:tcW w:w="3544" w:type="dxa"/>
            <w:tcPrChange w:id="454" w:author="Richard Fitzpatrick" w:date="2019-04-26T13:22:00Z">
              <w:tcPr>
                <w:tcW w:w="4508" w:type="dxa"/>
              </w:tcPr>
            </w:tcPrChange>
          </w:tcPr>
          <w:p w14:paraId="39596F70" w14:textId="77777777" w:rsidR="006E792D" w:rsidRPr="007450AE" w:rsidRDefault="006E792D" w:rsidP="00F262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Change w:id="455" w:author="Richard Fitzpatrick" w:date="2019-04-26T13:22:00Z">
                  <w:rPr>
                    <w:rFonts w:ascii="Arial" w:hAnsi="Arial" w:cs="Arial"/>
                  </w:rPr>
                </w:rPrChange>
              </w:rPr>
            </w:pPr>
            <w:r w:rsidRPr="007450AE">
              <w:rPr>
                <w:rFonts w:ascii="Arial" w:hAnsi="Arial" w:cs="Arial"/>
                <w:sz w:val="20"/>
                <w:rPrChange w:id="456" w:author="Richard Fitzpatrick" w:date="2019-04-26T13:22:00Z">
                  <w:rPr>
                    <w:rFonts w:ascii="Arial" w:hAnsi="Arial" w:cs="Arial"/>
                  </w:rPr>
                </w:rPrChange>
              </w:rPr>
              <w:t>Nucleus</w:t>
            </w:r>
          </w:p>
        </w:tc>
      </w:tr>
      <w:tr w:rsidR="006E792D" w:rsidRPr="007450AE" w14:paraId="16AF38C5" w14:textId="77777777" w:rsidTr="00D31722">
        <w:trPr>
          <w:jc w:val="center"/>
        </w:trPr>
        <w:tc>
          <w:tcPr>
            <w:cnfStyle w:val="001000000000" w:firstRow="0" w:lastRow="0" w:firstColumn="1" w:lastColumn="0" w:oddVBand="0" w:evenVBand="0" w:oddHBand="0" w:evenHBand="0" w:firstRowFirstColumn="0" w:firstRowLastColumn="0" w:lastRowFirstColumn="0" w:lastRowLastColumn="0"/>
            <w:tcW w:w="2977" w:type="dxa"/>
            <w:tcPrChange w:id="457" w:author="Richard Fitzpatrick" w:date="2019-04-26T13:22:00Z">
              <w:tcPr>
                <w:tcW w:w="4508" w:type="dxa"/>
              </w:tcPr>
            </w:tcPrChange>
          </w:tcPr>
          <w:p w14:paraId="3AA327A3" w14:textId="77777777" w:rsidR="006E792D" w:rsidRPr="007450AE" w:rsidRDefault="006E792D" w:rsidP="00F26248">
            <w:pPr>
              <w:jc w:val="center"/>
              <w:rPr>
                <w:rFonts w:ascii="Arial" w:hAnsi="Arial" w:cs="Arial"/>
                <w:sz w:val="20"/>
                <w:rPrChange w:id="458" w:author="Richard Fitzpatrick" w:date="2019-04-26T13:22:00Z">
                  <w:rPr>
                    <w:rFonts w:ascii="Arial" w:hAnsi="Arial" w:cs="Arial"/>
                  </w:rPr>
                </w:rPrChange>
              </w:rPr>
            </w:pPr>
            <w:r w:rsidRPr="007450AE">
              <w:rPr>
                <w:rFonts w:ascii="Arial" w:hAnsi="Arial" w:cs="Arial"/>
                <w:sz w:val="20"/>
                <w:rPrChange w:id="459" w:author="Richard Fitzpatrick" w:date="2019-04-26T13:22:00Z">
                  <w:rPr>
                    <w:rFonts w:ascii="Arial" w:hAnsi="Arial" w:cs="Arial"/>
                  </w:rPr>
                </w:rPrChange>
              </w:rPr>
              <w:t>Gli2/3(R)</w:t>
            </w:r>
          </w:p>
        </w:tc>
        <w:tc>
          <w:tcPr>
            <w:tcW w:w="3544" w:type="dxa"/>
            <w:tcPrChange w:id="460" w:author="Richard Fitzpatrick" w:date="2019-04-26T13:22:00Z">
              <w:tcPr>
                <w:tcW w:w="4508" w:type="dxa"/>
              </w:tcPr>
            </w:tcPrChange>
          </w:tcPr>
          <w:p w14:paraId="20346FBC" w14:textId="77777777" w:rsidR="006E792D" w:rsidRPr="007450AE" w:rsidRDefault="006E792D" w:rsidP="00F262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Change w:id="461" w:author="Richard Fitzpatrick" w:date="2019-04-26T13:22:00Z">
                  <w:rPr>
                    <w:rFonts w:ascii="Arial" w:hAnsi="Arial" w:cs="Arial"/>
                  </w:rPr>
                </w:rPrChange>
              </w:rPr>
            </w:pPr>
            <w:r w:rsidRPr="007450AE">
              <w:rPr>
                <w:rFonts w:ascii="Arial" w:hAnsi="Arial" w:cs="Arial"/>
                <w:sz w:val="20"/>
                <w:rPrChange w:id="462" w:author="Richard Fitzpatrick" w:date="2019-04-26T13:22:00Z">
                  <w:rPr>
                    <w:rFonts w:ascii="Arial" w:hAnsi="Arial" w:cs="Arial"/>
                  </w:rPr>
                </w:rPrChange>
              </w:rPr>
              <w:t>Nucleus</w:t>
            </w:r>
          </w:p>
        </w:tc>
      </w:tr>
      <w:tr w:rsidR="006E792D" w:rsidRPr="007450AE" w14:paraId="504EF9B0" w14:textId="77777777" w:rsidTr="00D317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7" w:type="dxa"/>
            <w:tcPrChange w:id="463" w:author="Richard Fitzpatrick" w:date="2019-04-26T13:22:00Z">
              <w:tcPr>
                <w:tcW w:w="4508" w:type="dxa"/>
              </w:tcPr>
            </w:tcPrChange>
          </w:tcPr>
          <w:p w14:paraId="5B219D41" w14:textId="77777777" w:rsidR="006E792D" w:rsidRPr="007450AE" w:rsidRDefault="006E792D" w:rsidP="00F26248">
            <w:pPr>
              <w:jc w:val="center"/>
              <w:cnfStyle w:val="001000100000" w:firstRow="0" w:lastRow="0" w:firstColumn="1" w:lastColumn="0" w:oddVBand="0" w:evenVBand="0" w:oddHBand="1" w:evenHBand="0" w:firstRowFirstColumn="0" w:firstRowLastColumn="0" w:lastRowFirstColumn="0" w:lastRowLastColumn="0"/>
              <w:rPr>
                <w:rFonts w:ascii="Arial" w:hAnsi="Arial" w:cs="Arial"/>
                <w:sz w:val="20"/>
                <w:rPrChange w:id="464" w:author="Richard Fitzpatrick" w:date="2019-04-26T13:22:00Z">
                  <w:rPr>
                    <w:rFonts w:ascii="Arial" w:hAnsi="Arial" w:cs="Arial"/>
                  </w:rPr>
                </w:rPrChange>
              </w:rPr>
            </w:pPr>
            <w:r w:rsidRPr="007450AE">
              <w:rPr>
                <w:rFonts w:ascii="Arial" w:hAnsi="Arial" w:cs="Arial"/>
                <w:sz w:val="20"/>
                <w:rPrChange w:id="465" w:author="Richard Fitzpatrick" w:date="2019-04-26T13:22:00Z">
                  <w:rPr>
                    <w:rFonts w:ascii="Arial" w:hAnsi="Arial" w:cs="Arial"/>
                  </w:rPr>
                </w:rPrChange>
              </w:rPr>
              <w:t>AC</w:t>
            </w:r>
          </w:p>
        </w:tc>
        <w:tc>
          <w:tcPr>
            <w:tcW w:w="3544" w:type="dxa"/>
            <w:tcPrChange w:id="466" w:author="Richard Fitzpatrick" w:date="2019-04-26T13:22:00Z">
              <w:tcPr>
                <w:tcW w:w="4508" w:type="dxa"/>
              </w:tcPr>
            </w:tcPrChange>
          </w:tcPr>
          <w:p w14:paraId="339AAF97" w14:textId="77777777" w:rsidR="006E792D" w:rsidRPr="007450AE" w:rsidRDefault="006E792D" w:rsidP="00F262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Change w:id="467" w:author="Richard Fitzpatrick" w:date="2019-04-26T13:22:00Z">
                  <w:rPr>
                    <w:rFonts w:ascii="Arial" w:hAnsi="Arial" w:cs="Arial"/>
                  </w:rPr>
                </w:rPrChange>
              </w:rPr>
            </w:pPr>
            <w:r w:rsidRPr="007450AE">
              <w:rPr>
                <w:rFonts w:ascii="Arial" w:hAnsi="Arial" w:cs="Arial"/>
                <w:sz w:val="20"/>
                <w:rPrChange w:id="468" w:author="Richard Fitzpatrick" w:date="2019-04-26T13:22:00Z">
                  <w:rPr>
                    <w:rFonts w:ascii="Arial" w:hAnsi="Arial" w:cs="Arial"/>
                  </w:rPr>
                </w:rPrChange>
              </w:rPr>
              <w:t>Primary Cilium</w:t>
            </w:r>
          </w:p>
        </w:tc>
      </w:tr>
      <w:tr w:rsidR="006E792D" w:rsidRPr="007450AE" w14:paraId="5B89E9F0" w14:textId="77777777" w:rsidTr="00D31722">
        <w:trPr>
          <w:jc w:val="center"/>
        </w:trPr>
        <w:tc>
          <w:tcPr>
            <w:cnfStyle w:val="001000000000" w:firstRow="0" w:lastRow="0" w:firstColumn="1" w:lastColumn="0" w:oddVBand="0" w:evenVBand="0" w:oddHBand="0" w:evenHBand="0" w:firstRowFirstColumn="0" w:firstRowLastColumn="0" w:lastRowFirstColumn="0" w:lastRowLastColumn="0"/>
            <w:tcW w:w="2977" w:type="dxa"/>
            <w:tcPrChange w:id="469" w:author="Richard Fitzpatrick" w:date="2019-04-26T13:22:00Z">
              <w:tcPr>
                <w:tcW w:w="4508" w:type="dxa"/>
              </w:tcPr>
            </w:tcPrChange>
          </w:tcPr>
          <w:p w14:paraId="00CDB9DF" w14:textId="77777777" w:rsidR="006E792D" w:rsidRPr="007450AE" w:rsidRDefault="006E792D" w:rsidP="00F26248">
            <w:pPr>
              <w:jc w:val="center"/>
              <w:rPr>
                <w:rFonts w:ascii="Arial" w:hAnsi="Arial" w:cs="Arial"/>
                <w:sz w:val="20"/>
                <w:rPrChange w:id="470" w:author="Richard Fitzpatrick" w:date="2019-04-26T13:22:00Z">
                  <w:rPr>
                    <w:rFonts w:ascii="Arial" w:hAnsi="Arial" w:cs="Arial"/>
                  </w:rPr>
                </w:rPrChange>
              </w:rPr>
            </w:pPr>
            <w:r w:rsidRPr="007450AE">
              <w:rPr>
                <w:rFonts w:ascii="Arial" w:hAnsi="Arial" w:cs="Arial"/>
                <w:sz w:val="20"/>
                <w:rPrChange w:id="471" w:author="Richard Fitzpatrick" w:date="2019-04-26T13:22:00Z">
                  <w:rPr>
                    <w:rFonts w:ascii="Arial" w:hAnsi="Arial" w:cs="Arial"/>
                  </w:rPr>
                </w:rPrChange>
              </w:rPr>
              <w:t>ATP</w:t>
            </w:r>
          </w:p>
        </w:tc>
        <w:tc>
          <w:tcPr>
            <w:tcW w:w="3544" w:type="dxa"/>
            <w:tcPrChange w:id="472" w:author="Richard Fitzpatrick" w:date="2019-04-26T13:22:00Z">
              <w:tcPr>
                <w:tcW w:w="4508" w:type="dxa"/>
              </w:tcPr>
            </w:tcPrChange>
          </w:tcPr>
          <w:p w14:paraId="6F6046D2" w14:textId="77777777" w:rsidR="006E792D" w:rsidRPr="007450AE" w:rsidRDefault="006E792D" w:rsidP="00F262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Change w:id="473" w:author="Richard Fitzpatrick" w:date="2019-04-26T13:22:00Z">
                  <w:rPr>
                    <w:rFonts w:ascii="Arial" w:hAnsi="Arial" w:cs="Arial"/>
                  </w:rPr>
                </w:rPrChange>
              </w:rPr>
            </w:pPr>
            <w:r w:rsidRPr="007450AE">
              <w:rPr>
                <w:rFonts w:ascii="Arial" w:hAnsi="Arial" w:cs="Arial"/>
                <w:sz w:val="20"/>
                <w:rPrChange w:id="474" w:author="Richard Fitzpatrick" w:date="2019-04-26T13:22:00Z">
                  <w:rPr>
                    <w:rFonts w:ascii="Arial" w:hAnsi="Arial" w:cs="Arial"/>
                  </w:rPr>
                </w:rPrChange>
              </w:rPr>
              <w:t>Primary Cilium</w:t>
            </w:r>
          </w:p>
        </w:tc>
      </w:tr>
      <w:tr w:rsidR="006E792D" w:rsidRPr="007450AE" w14:paraId="1A23B272" w14:textId="77777777" w:rsidTr="00D317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7" w:type="dxa"/>
            <w:tcPrChange w:id="475" w:author="Richard Fitzpatrick" w:date="2019-04-26T13:22:00Z">
              <w:tcPr>
                <w:tcW w:w="4508" w:type="dxa"/>
              </w:tcPr>
            </w:tcPrChange>
          </w:tcPr>
          <w:p w14:paraId="54E0871C" w14:textId="77777777" w:rsidR="006E792D" w:rsidRPr="007450AE" w:rsidRDefault="006E792D" w:rsidP="00F26248">
            <w:pPr>
              <w:jc w:val="center"/>
              <w:cnfStyle w:val="001000100000" w:firstRow="0" w:lastRow="0" w:firstColumn="1" w:lastColumn="0" w:oddVBand="0" w:evenVBand="0" w:oddHBand="1" w:evenHBand="0" w:firstRowFirstColumn="0" w:firstRowLastColumn="0" w:lastRowFirstColumn="0" w:lastRowLastColumn="0"/>
              <w:rPr>
                <w:rFonts w:ascii="Arial" w:hAnsi="Arial" w:cs="Arial"/>
                <w:sz w:val="20"/>
                <w:rPrChange w:id="476" w:author="Richard Fitzpatrick" w:date="2019-04-26T13:22:00Z">
                  <w:rPr>
                    <w:rFonts w:ascii="Arial" w:hAnsi="Arial" w:cs="Arial"/>
                  </w:rPr>
                </w:rPrChange>
              </w:rPr>
            </w:pPr>
            <w:r w:rsidRPr="007450AE">
              <w:rPr>
                <w:rFonts w:ascii="Arial" w:hAnsi="Arial" w:cs="Arial"/>
                <w:sz w:val="20"/>
                <w:rPrChange w:id="477" w:author="Richard Fitzpatrick" w:date="2019-04-26T13:22:00Z">
                  <w:rPr>
                    <w:rFonts w:ascii="Arial" w:hAnsi="Arial" w:cs="Arial"/>
                  </w:rPr>
                </w:rPrChange>
              </w:rPr>
              <w:t>cAMP</w:t>
            </w:r>
          </w:p>
        </w:tc>
        <w:tc>
          <w:tcPr>
            <w:tcW w:w="3544" w:type="dxa"/>
            <w:tcPrChange w:id="478" w:author="Richard Fitzpatrick" w:date="2019-04-26T13:22:00Z">
              <w:tcPr>
                <w:tcW w:w="4508" w:type="dxa"/>
              </w:tcPr>
            </w:tcPrChange>
          </w:tcPr>
          <w:p w14:paraId="44AC1EBB" w14:textId="77777777" w:rsidR="006E792D" w:rsidRPr="007450AE" w:rsidRDefault="006E792D" w:rsidP="00F262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Change w:id="479" w:author="Richard Fitzpatrick" w:date="2019-04-26T13:22:00Z">
                  <w:rPr>
                    <w:rFonts w:ascii="Arial" w:hAnsi="Arial" w:cs="Arial"/>
                  </w:rPr>
                </w:rPrChange>
              </w:rPr>
            </w:pPr>
            <w:r w:rsidRPr="007450AE">
              <w:rPr>
                <w:rFonts w:ascii="Arial" w:hAnsi="Arial" w:cs="Arial"/>
                <w:sz w:val="20"/>
                <w:rPrChange w:id="480" w:author="Richard Fitzpatrick" w:date="2019-04-26T13:22:00Z">
                  <w:rPr>
                    <w:rFonts w:ascii="Arial" w:hAnsi="Arial" w:cs="Arial"/>
                  </w:rPr>
                </w:rPrChange>
              </w:rPr>
              <w:t>Primary Cilium</w:t>
            </w:r>
          </w:p>
        </w:tc>
      </w:tr>
      <w:tr w:rsidR="006E792D" w:rsidRPr="007450AE" w14:paraId="42ABF427" w14:textId="77777777" w:rsidTr="00D31722">
        <w:trPr>
          <w:jc w:val="center"/>
        </w:trPr>
        <w:tc>
          <w:tcPr>
            <w:cnfStyle w:val="001000000000" w:firstRow="0" w:lastRow="0" w:firstColumn="1" w:lastColumn="0" w:oddVBand="0" w:evenVBand="0" w:oddHBand="0" w:evenHBand="0" w:firstRowFirstColumn="0" w:firstRowLastColumn="0" w:lastRowFirstColumn="0" w:lastRowLastColumn="0"/>
            <w:tcW w:w="2977" w:type="dxa"/>
            <w:tcPrChange w:id="481" w:author="Richard Fitzpatrick" w:date="2019-04-26T13:22:00Z">
              <w:tcPr>
                <w:tcW w:w="4508" w:type="dxa"/>
              </w:tcPr>
            </w:tcPrChange>
          </w:tcPr>
          <w:p w14:paraId="66816FF7" w14:textId="77777777" w:rsidR="006E792D" w:rsidRPr="007450AE" w:rsidRDefault="006E792D" w:rsidP="00F26248">
            <w:pPr>
              <w:jc w:val="center"/>
              <w:rPr>
                <w:rFonts w:ascii="Arial" w:hAnsi="Arial" w:cs="Arial"/>
                <w:sz w:val="20"/>
                <w:rPrChange w:id="482" w:author="Richard Fitzpatrick" w:date="2019-04-26T13:22:00Z">
                  <w:rPr>
                    <w:rFonts w:ascii="Arial" w:hAnsi="Arial" w:cs="Arial"/>
                  </w:rPr>
                </w:rPrChange>
              </w:rPr>
            </w:pPr>
            <w:r w:rsidRPr="007450AE">
              <w:rPr>
                <w:rFonts w:ascii="Arial" w:hAnsi="Arial" w:cs="Arial"/>
                <w:sz w:val="20"/>
                <w:rPrChange w:id="483" w:author="Richard Fitzpatrick" w:date="2019-04-26T13:22:00Z">
                  <w:rPr>
                    <w:rFonts w:ascii="Arial" w:hAnsi="Arial" w:cs="Arial"/>
                  </w:rPr>
                </w:rPrChange>
              </w:rPr>
              <w:t>CK1</w:t>
            </w:r>
          </w:p>
        </w:tc>
        <w:tc>
          <w:tcPr>
            <w:tcW w:w="3544" w:type="dxa"/>
            <w:tcPrChange w:id="484" w:author="Richard Fitzpatrick" w:date="2019-04-26T13:22:00Z">
              <w:tcPr>
                <w:tcW w:w="4508" w:type="dxa"/>
              </w:tcPr>
            </w:tcPrChange>
          </w:tcPr>
          <w:p w14:paraId="0EB14B8C" w14:textId="77777777" w:rsidR="006E792D" w:rsidRPr="007450AE" w:rsidRDefault="006E792D" w:rsidP="00F262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Change w:id="485" w:author="Richard Fitzpatrick" w:date="2019-04-26T13:22:00Z">
                  <w:rPr>
                    <w:rFonts w:ascii="Arial" w:hAnsi="Arial" w:cs="Arial"/>
                  </w:rPr>
                </w:rPrChange>
              </w:rPr>
            </w:pPr>
            <w:r w:rsidRPr="007450AE">
              <w:rPr>
                <w:rFonts w:ascii="Arial" w:hAnsi="Arial" w:cs="Arial"/>
                <w:sz w:val="20"/>
                <w:rPrChange w:id="486" w:author="Richard Fitzpatrick" w:date="2019-04-26T13:22:00Z">
                  <w:rPr>
                    <w:rFonts w:ascii="Arial" w:hAnsi="Arial" w:cs="Arial"/>
                  </w:rPr>
                </w:rPrChange>
              </w:rPr>
              <w:t>Primary Cilium</w:t>
            </w:r>
          </w:p>
        </w:tc>
      </w:tr>
      <w:tr w:rsidR="006E792D" w:rsidRPr="007450AE" w14:paraId="46F690BB" w14:textId="77777777" w:rsidTr="00D317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7" w:type="dxa"/>
            <w:tcPrChange w:id="487" w:author="Richard Fitzpatrick" w:date="2019-04-26T13:22:00Z">
              <w:tcPr>
                <w:tcW w:w="4508" w:type="dxa"/>
              </w:tcPr>
            </w:tcPrChange>
          </w:tcPr>
          <w:p w14:paraId="59C26225" w14:textId="77777777" w:rsidR="006E792D" w:rsidRPr="007450AE" w:rsidRDefault="006E792D" w:rsidP="00F26248">
            <w:pPr>
              <w:jc w:val="center"/>
              <w:cnfStyle w:val="001000100000" w:firstRow="0" w:lastRow="0" w:firstColumn="1" w:lastColumn="0" w:oddVBand="0" w:evenVBand="0" w:oddHBand="1" w:evenHBand="0" w:firstRowFirstColumn="0" w:firstRowLastColumn="0" w:lastRowFirstColumn="0" w:lastRowLastColumn="0"/>
              <w:rPr>
                <w:rFonts w:ascii="Arial" w:hAnsi="Arial" w:cs="Arial"/>
                <w:sz w:val="20"/>
                <w:rPrChange w:id="488" w:author="Richard Fitzpatrick" w:date="2019-04-26T13:22:00Z">
                  <w:rPr>
                    <w:rFonts w:ascii="Arial" w:hAnsi="Arial" w:cs="Arial"/>
                  </w:rPr>
                </w:rPrChange>
              </w:rPr>
            </w:pPr>
            <w:r w:rsidRPr="007450AE">
              <w:rPr>
                <w:rFonts w:ascii="Arial" w:hAnsi="Arial" w:cs="Arial"/>
                <w:sz w:val="20"/>
                <w:rPrChange w:id="489" w:author="Richard Fitzpatrick" w:date="2019-04-26T13:22:00Z">
                  <w:rPr>
                    <w:rFonts w:ascii="Arial" w:hAnsi="Arial" w:cs="Arial"/>
                  </w:rPr>
                </w:rPrChange>
              </w:rPr>
              <w:t>EvC-EvC2</w:t>
            </w:r>
          </w:p>
        </w:tc>
        <w:tc>
          <w:tcPr>
            <w:tcW w:w="3544" w:type="dxa"/>
            <w:tcPrChange w:id="490" w:author="Richard Fitzpatrick" w:date="2019-04-26T13:22:00Z">
              <w:tcPr>
                <w:tcW w:w="4508" w:type="dxa"/>
              </w:tcPr>
            </w:tcPrChange>
          </w:tcPr>
          <w:p w14:paraId="113C0773" w14:textId="77777777" w:rsidR="006E792D" w:rsidRPr="007450AE" w:rsidRDefault="006E792D" w:rsidP="00F262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Change w:id="491" w:author="Richard Fitzpatrick" w:date="2019-04-26T13:22:00Z">
                  <w:rPr>
                    <w:rFonts w:ascii="Arial" w:hAnsi="Arial" w:cs="Arial"/>
                  </w:rPr>
                </w:rPrChange>
              </w:rPr>
            </w:pPr>
            <w:r w:rsidRPr="007450AE">
              <w:rPr>
                <w:rFonts w:ascii="Arial" w:hAnsi="Arial" w:cs="Arial"/>
                <w:sz w:val="20"/>
                <w:rPrChange w:id="492" w:author="Richard Fitzpatrick" w:date="2019-04-26T13:22:00Z">
                  <w:rPr>
                    <w:rFonts w:ascii="Arial" w:hAnsi="Arial" w:cs="Arial"/>
                  </w:rPr>
                </w:rPrChange>
              </w:rPr>
              <w:t>Primary Cilium</w:t>
            </w:r>
          </w:p>
        </w:tc>
      </w:tr>
      <w:tr w:rsidR="006E792D" w:rsidRPr="007450AE" w14:paraId="758163C6" w14:textId="77777777" w:rsidTr="00D31722">
        <w:trPr>
          <w:jc w:val="center"/>
        </w:trPr>
        <w:tc>
          <w:tcPr>
            <w:cnfStyle w:val="001000000000" w:firstRow="0" w:lastRow="0" w:firstColumn="1" w:lastColumn="0" w:oddVBand="0" w:evenVBand="0" w:oddHBand="0" w:evenHBand="0" w:firstRowFirstColumn="0" w:firstRowLastColumn="0" w:lastRowFirstColumn="0" w:lastRowLastColumn="0"/>
            <w:tcW w:w="2977" w:type="dxa"/>
            <w:tcPrChange w:id="493" w:author="Richard Fitzpatrick" w:date="2019-04-26T13:22:00Z">
              <w:tcPr>
                <w:tcW w:w="4508" w:type="dxa"/>
              </w:tcPr>
            </w:tcPrChange>
          </w:tcPr>
          <w:p w14:paraId="7C1B3A7C" w14:textId="77777777" w:rsidR="006E792D" w:rsidRPr="007450AE" w:rsidRDefault="006E792D" w:rsidP="00F26248">
            <w:pPr>
              <w:jc w:val="center"/>
              <w:rPr>
                <w:rFonts w:ascii="Arial" w:hAnsi="Arial" w:cs="Arial"/>
                <w:sz w:val="20"/>
                <w:rPrChange w:id="494" w:author="Richard Fitzpatrick" w:date="2019-04-26T13:22:00Z">
                  <w:rPr>
                    <w:rFonts w:ascii="Arial" w:hAnsi="Arial" w:cs="Arial"/>
                  </w:rPr>
                </w:rPrChange>
              </w:rPr>
            </w:pPr>
            <w:r w:rsidRPr="007450AE">
              <w:rPr>
                <w:rFonts w:ascii="Arial" w:hAnsi="Arial" w:cs="Arial"/>
                <w:sz w:val="20"/>
                <w:rPrChange w:id="495" w:author="Richard Fitzpatrick" w:date="2019-04-26T13:22:00Z">
                  <w:rPr>
                    <w:rFonts w:ascii="Arial" w:hAnsi="Arial" w:cs="Arial"/>
                  </w:rPr>
                </w:rPrChange>
              </w:rPr>
              <w:t>Gli2/3</w:t>
            </w:r>
          </w:p>
        </w:tc>
        <w:tc>
          <w:tcPr>
            <w:tcW w:w="3544" w:type="dxa"/>
            <w:tcPrChange w:id="496" w:author="Richard Fitzpatrick" w:date="2019-04-26T13:22:00Z">
              <w:tcPr>
                <w:tcW w:w="4508" w:type="dxa"/>
              </w:tcPr>
            </w:tcPrChange>
          </w:tcPr>
          <w:p w14:paraId="3B9F9E1C" w14:textId="77777777" w:rsidR="006E792D" w:rsidRPr="007450AE" w:rsidRDefault="006E792D" w:rsidP="00F262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Change w:id="497" w:author="Richard Fitzpatrick" w:date="2019-04-26T13:22:00Z">
                  <w:rPr>
                    <w:rFonts w:ascii="Arial" w:hAnsi="Arial" w:cs="Arial"/>
                  </w:rPr>
                </w:rPrChange>
              </w:rPr>
            </w:pPr>
            <w:r w:rsidRPr="007450AE">
              <w:rPr>
                <w:rFonts w:ascii="Arial" w:hAnsi="Arial" w:cs="Arial"/>
                <w:sz w:val="20"/>
                <w:rPrChange w:id="498" w:author="Richard Fitzpatrick" w:date="2019-04-26T13:22:00Z">
                  <w:rPr>
                    <w:rFonts w:ascii="Arial" w:hAnsi="Arial" w:cs="Arial"/>
                  </w:rPr>
                </w:rPrChange>
              </w:rPr>
              <w:t>Primary Cilium</w:t>
            </w:r>
          </w:p>
        </w:tc>
      </w:tr>
      <w:tr w:rsidR="006E792D" w:rsidRPr="007450AE" w14:paraId="6C9C4735" w14:textId="77777777" w:rsidTr="00D317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7" w:type="dxa"/>
            <w:tcPrChange w:id="499" w:author="Richard Fitzpatrick" w:date="2019-04-26T13:22:00Z">
              <w:tcPr>
                <w:tcW w:w="4508" w:type="dxa"/>
              </w:tcPr>
            </w:tcPrChange>
          </w:tcPr>
          <w:p w14:paraId="7FDD8754" w14:textId="77777777" w:rsidR="006E792D" w:rsidRPr="007450AE" w:rsidRDefault="006E792D" w:rsidP="00F26248">
            <w:pPr>
              <w:jc w:val="center"/>
              <w:cnfStyle w:val="001000100000" w:firstRow="0" w:lastRow="0" w:firstColumn="1" w:lastColumn="0" w:oddVBand="0" w:evenVBand="0" w:oddHBand="1" w:evenHBand="0" w:firstRowFirstColumn="0" w:firstRowLastColumn="0" w:lastRowFirstColumn="0" w:lastRowLastColumn="0"/>
              <w:rPr>
                <w:rFonts w:ascii="Arial" w:hAnsi="Arial" w:cs="Arial"/>
                <w:sz w:val="20"/>
                <w:rPrChange w:id="500" w:author="Richard Fitzpatrick" w:date="2019-04-26T13:22:00Z">
                  <w:rPr>
                    <w:rFonts w:ascii="Arial" w:hAnsi="Arial" w:cs="Arial"/>
                  </w:rPr>
                </w:rPrChange>
              </w:rPr>
            </w:pPr>
            <w:r w:rsidRPr="007450AE">
              <w:rPr>
                <w:rFonts w:ascii="Arial" w:hAnsi="Arial" w:cs="Arial"/>
                <w:sz w:val="20"/>
                <w:rPrChange w:id="501" w:author="Richard Fitzpatrick" w:date="2019-04-26T13:22:00Z">
                  <w:rPr>
                    <w:rFonts w:ascii="Arial" w:hAnsi="Arial" w:cs="Arial"/>
                  </w:rPr>
                </w:rPrChange>
              </w:rPr>
              <w:t>Gli2/3(P)</w:t>
            </w:r>
          </w:p>
        </w:tc>
        <w:tc>
          <w:tcPr>
            <w:tcW w:w="3544" w:type="dxa"/>
            <w:tcPrChange w:id="502" w:author="Richard Fitzpatrick" w:date="2019-04-26T13:22:00Z">
              <w:tcPr>
                <w:tcW w:w="4508" w:type="dxa"/>
              </w:tcPr>
            </w:tcPrChange>
          </w:tcPr>
          <w:p w14:paraId="709DB100" w14:textId="77777777" w:rsidR="006E792D" w:rsidRPr="007450AE" w:rsidRDefault="006E792D" w:rsidP="00F262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Change w:id="503" w:author="Richard Fitzpatrick" w:date="2019-04-26T13:22:00Z">
                  <w:rPr>
                    <w:rFonts w:ascii="Arial" w:hAnsi="Arial" w:cs="Arial"/>
                  </w:rPr>
                </w:rPrChange>
              </w:rPr>
            </w:pPr>
            <w:r w:rsidRPr="007450AE">
              <w:rPr>
                <w:rFonts w:ascii="Arial" w:hAnsi="Arial" w:cs="Arial"/>
                <w:sz w:val="20"/>
                <w:rPrChange w:id="504" w:author="Richard Fitzpatrick" w:date="2019-04-26T13:22:00Z">
                  <w:rPr>
                    <w:rFonts w:ascii="Arial" w:hAnsi="Arial" w:cs="Arial"/>
                  </w:rPr>
                </w:rPrChange>
              </w:rPr>
              <w:t>Primary Cilium</w:t>
            </w:r>
          </w:p>
        </w:tc>
      </w:tr>
      <w:tr w:rsidR="006E792D" w:rsidRPr="007450AE" w14:paraId="09D79729" w14:textId="77777777" w:rsidTr="00D31722">
        <w:trPr>
          <w:jc w:val="center"/>
        </w:trPr>
        <w:tc>
          <w:tcPr>
            <w:cnfStyle w:val="001000000000" w:firstRow="0" w:lastRow="0" w:firstColumn="1" w:lastColumn="0" w:oddVBand="0" w:evenVBand="0" w:oddHBand="0" w:evenHBand="0" w:firstRowFirstColumn="0" w:firstRowLastColumn="0" w:lastRowFirstColumn="0" w:lastRowLastColumn="0"/>
            <w:tcW w:w="2977" w:type="dxa"/>
            <w:tcPrChange w:id="505" w:author="Richard Fitzpatrick" w:date="2019-04-26T13:22:00Z">
              <w:tcPr>
                <w:tcW w:w="4508" w:type="dxa"/>
              </w:tcPr>
            </w:tcPrChange>
          </w:tcPr>
          <w:p w14:paraId="42649FFC" w14:textId="77777777" w:rsidR="006E792D" w:rsidRPr="007450AE" w:rsidRDefault="006E792D" w:rsidP="00F26248">
            <w:pPr>
              <w:jc w:val="center"/>
              <w:rPr>
                <w:rFonts w:ascii="Arial" w:hAnsi="Arial" w:cs="Arial"/>
                <w:sz w:val="20"/>
                <w:rPrChange w:id="506" w:author="Richard Fitzpatrick" w:date="2019-04-26T13:22:00Z">
                  <w:rPr>
                    <w:rFonts w:ascii="Arial" w:hAnsi="Arial" w:cs="Arial"/>
                  </w:rPr>
                </w:rPrChange>
              </w:rPr>
            </w:pPr>
            <w:r w:rsidRPr="007450AE">
              <w:rPr>
                <w:rFonts w:ascii="Arial" w:hAnsi="Arial" w:cs="Arial"/>
                <w:sz w:val="20"/>
                <w:rPrChange w:id="507" w:author="Richard Fitzpatrick" w:date="2019-04-26T13:22:00Z">
                  <w:rPr>
                    <w:rFonts w:ascii="Arial" w:hAnsi="Arial" w:cs="Arial"/>
                  </w:rPr>
                </w:rPrChange>
              </w:rPr>
              <w:t>GPR161(A)</w:t>
            </w:r>
          </w:p>
        </w:tc>
        <w:tc>
          <w:tcPr>
            <w:tcW w:w="3544" w:type="dxa"/>
            <w:tcPrChange w:id="508" w:author="Richard Fitzpatrick" w:date="2019-04-26T13:22:00Z">
              <w:tcPr>
                <w:tcW w:w="4508" w:type="dxa"/>
              </w:tcPr>
            </w:tcPrChange>
          </w:tcPr>
          <w:p w14:paraId="295A5765" w14:textId="77777777" w:rsidR="006E792D" w:rsidRPr="007450AE" w:rsidRDefault="006E792D" w:rsidP="00F262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Change w:id="509" w:author="Richard Fitzpatrick" w:date="2019-04-26T13:22:00Z">
                  <w:rPr>
                    <w:rFonts w:ascii="Arial" w:hAnsi="Arial" w:cs="Arial"/>
                  </w:rPr>
                </w:rPrChange>
              </w:rPr>
            </w:pPr>
            <w:r w:rsidRPr="007450AE">
              <w:rPr>
                <w:rFonts w:ascii="Arial" w:hAnsi="Arial" w:cs="Arial"/>
                <w:sz w:val="20"/>
                <w:rPrChange w:id="510" w:author="Richard Fitzpatrick" w:date="2019-04-26T13:22:00Z">
                  <w:rPr>
                    <w:rFonts w:ascii="Arial" w:hAnsi="Arial" w:cs="Arial"/>
                  </w:rPr>
                </w:rPrChange>
              </w:rPr>
              <w:t>Primary Cilium</w:t>
            </w:r>
          </w:p>
        </w:tc>
      </w:tr>
      <w:tr w:rsidR="006E792D" w:rsidRPr="007450AE" w14:paraId="2A5FE03F" w14:textId="77777777" w:rsidTr="00D317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7" w:type="dxa"/>
            <w:tcPrChange w:id="511" w:author="Richard Fitzpatrick" w:date="2019-04-26T13:22:00Z">
              <w:tcPr>
                <w:tcW w:w="4508" w:type="dxa"/>
              </w:tcPr>
            </w:tcPrChange>
          </w:tcPr>
          <w:p w14:paraId="2ECEAEBA" w14:textId="77777777" w:rsidR="006E792D" w:rsidRPr="007450AE" w:rsidRDefault="006E792D" w:rsidP="00F26248">
            <w:pPr>
              <w:jc w:val="center"/>
              <w:cnfStyle w:val="001000100000" w:firstRow="0" w:lastRow="0" w:firstColumn="1" w:lastColumn="0" w:oddVBand="0" w:evenVBand="0" w:oddHBand="1" w:evenHBand="0" w:firstRowFirstColumn="0" w:firstRowLastColumn="0" w:lastRowFirstColumn="0" w:lastRowLastColumn="0"/>
              <w:rPr>
                <w:rFonts w:ascii="Arial" w:hAnsi="Arial" w:cs="Arial"/>
                <w:sz w:val="20"/>
                <w:rPrChange w:id="512" w:author="Richard Fitzpatrick" w:date="2019-04-26T13:22:00Z">
                  <w:rPr>
                    <w:rFonts w:ascii="Arial" w:hAnsi="Arial" w:cs="Arial"/>
                  </w:rPr>
                </w:rPrChange>
              </w:rPr>
            </w:pPr>
            <w:r w:rsidRPr="007450AE">
              <w:rPr>
                <w:rFonts w:ascii="Arial" w:hAnsi="Arial" w:cs="Arial"/>
                <w:sz w:val="20"/>
                <w:rPrChange w:id="513" w:author="Richard Fitzpatrick" w:date="2019-04-26T13:22:00Z">
                  <w:rPr>
                    <w:rFonts w:ascii="Arial" w:hAnsi="Arial" w:cs="Arial"/>
                  </w:rPr>
                </w:rPrChange>
              </w:rPr>
              <w:t>GRK2</w:t>
            </w:r>
          </w:p>
        </w:tc>
        <w:tc>
          <w:tcPr>
            <w:tcW w:w="3544" w:type="dxa"/>
            <w:tcPrChange w:id="514" w:author="Richard Fitzpatrick" w:date="2019-04-26T13:22:00Z">
              <w:tcPr>
                <w:tcW w:w="4508" w:type="dxa"/>
              </w:tcPr>
            </w:tcPrChange>
          </w:tcPr>
          <w:p w14:paraId="4A11DD34" w14:textId="77777777" w:rsidR="006E792D" w:rsidRPr="007450AE" w:rsidRDefault="006E792D" w:rsidP="00F262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Change w:id="515" w:author="Richard Fitzpatrick" w:date="2019-04-26T13:22:00Z">
                  <w:rPr>
                    <w:rFonts w:ascii="Arial" w:hAnsi="Arial" w:cs="Arial"/>
                  </w:rPr>
                </w:rPrChange>
              </w:rPr>
            </w:pPr>
            <w:r w:rsidRPr="007450AE">
              <w:rPr>
                <w:rFonts w:ascii="Arial" w:hAnsi="Arial" w:cs="Arial"/>
                <w:sz w:val="20"/>
                <w:rPrChange w:id="516" w:author="Richard Fitzpatrick" w:date="2019-04-26T13:22:00Z">
                  <w:rPr>
                    <w:rFonts w:ascii="Arial" w:hAnsi="Arial" w:cs="Arial"/>
                  </w:rPr>
                </w:rPrChange>
              </w:rPr>
              <w:t>Primary Cilium</w:t>
            </w:r>
          </w:p>
        </w:tc>
      </w:tr>
      <w:tr w:rsidR="006E792D" w:rsidRPr="007450AE" w14:paraId="7F3F93C0" w14:textId="77777777" w:rsidTr="00D31722">
        <w:trPr>
          <w:jc w:val="center"/>
        </w:trPr>
        <w:tc>
          <w:tcPr>
            <w:cnfStyle w:val="001000000000" w:firstRow="0" w:lastRow="0" w:firstColumn="1" w:lastColumn="0" w:oddVBand="0" w:evenVBand="0" w:oddHBand="0" w:evenHBand="0" w:firstRowFirstColumn="0" w:firstRowLastColumn="0" w:lastRowFirstColumn="0" w:lastRowLastColumn="0"/>
            <w:tcW w:w="2977" w:type="dxa"/>
            <w:tcPrChange w:id="517" w:author="Richard Fitzpatrick" w:date="2019-04-26T13:22:00Z">
              <w:tcPr>
                <w:tcW w:w="4508" w:type="dxa"/>
              </w:tcPr>
            </w:tcPrChange>
          </w:tcPr>
          <w:p w14:paraId="3B2A87E2" w14:textId="77777777" w:rsidR="006E792D" w:rsidRPr="007450AE" w:rsidRDefault="006E792D" w:rsidP="00F26248">
            <w:pPr>
              <w:jc w:val="center"/>
              <w:rPr>
                <w:rFonts w:ascii="Arial" w:hAnsi="Arial" w:cs="Arial"/>
                <w:sz w:val="20"/>
                <w:rPrChange w:id="518" w:author="Richard Fitzpatrick" w:date="2019-04-26T13:22:00Z">
                  <w:rPr>
                    <w:rFonts w:ascii="Arial" w:hAnsi="Arial" w:cs="Arial"/>
                  </w:rPr>
                </w:rPrChange>
              </w:rPr>
            </w:pPr>
            <w:r w:rsidRPr="007450AE">
              <w:rPr>
                <w:rFonts w:ascii="Arial" w:hAnsi="Arial" w:cs="Arial"/>
                <w:sz w:val="20"/>
                <w:rPrChange w:id="519" w:author="Richard Fitzpatrick" w:date="2019-04-26T13:22:00Z">
                  <w:rPr>
                    <w:rFonts w:ascii="Arial" w:hAnsi="Arial" w:cs="Arial"/>
                  </w:rPr>
                </w:rPrChange>
              </w:rPr>
              <w:t>GSK3β</w:t>
            </w:r>
          </w:p>
        </w:tc>
        <w:tc>
          <w:tcPr>
            <w:tcW w:w="3544" w:type="dxa"/>
            <w:tcPrChange w:id="520" w:author="Richard Fitzpatrick" w:date="2019-04-26T13:22:00Z">
              <w:tcPr>
                <w:tcW w:w="4508" w:type="dxa"/>
              </w:tcPr>
            </w:tcPrChange>
          </w:tcPr>
          <w:p w14:paraId="69ABCF60" w14:textId="77777777" w:rsidR="006E792D" w:rsidRPr="007450AE" w:rsidRDefault="006E792D" w:rsidP="00F262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Change w:id="521" w:author="Richard Fitzpatrick" w:date="2019-04-26T13:22:00Z">
                  <w:rPr>
                    <w:rFonts w:ascii="Arial" w:hAnsi="Arial" w:cs="Arial"/>
                  </w:rPr>
                </w:rPrChange>
              </w:rPr>
            </w:pPr>
            <w:r w:rsidRPr="007450AE">
              <w:rPr>
                <w:rFonts w:ascii="Arial" w:hAnsi="Arial" w:cs="Arial"/>
                <w:sz w:val="20"/>
                <w:rPrChange w:id="522" w:author="Richard Fitzpatrick" w:date="2019-04-26T13:22:00Z">
                  <w:rPr>
                    <w:rFonts w:ascii="Arial" w:hAnsi="Arial" w:cs="Arial"/>
                  </w:rPr>
                </w:rPrChange>
              </w:rPr>
              <w:t>Primary Cilium</w:t>
            </w:r>
          </w:p>
        </w:tc>
      </w:tr>
      <w:tr w:rsidR="006E792D" w:rsidRPr="007450AE" w14:paraId="3BEBF394" w14:textId="77777777" w:rsidTr="00D317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7" w:type="dxa"/>
            <w:tcPrChange w:id="523" w:author="Richard Fitzpatrick" w:date="2019-04-26T13:22:00Z">
              <w:tcPr>
                <w:tcW w:w="4508" w:type="dxa"/>
              </w:tcPr>
            </w:tcPrChange>
          </w:tcPr>
          <w:p w14:paraId="451432F2" w14:textId="77777777" w:rsidR="006E792D" w:rsidRPr="007450AE" w:rsidRDefault="006E792D" w:rsidP="00F26248">
            <w:pPr>
              <w:jc w:val="center"/>
              <w:cnfStyle w:val="001000100000" w:firstRow="0" w:lastRow="0" w:firstColumn="1" w:lastColumn="0" w:oddVBand="0" w:evenVBand="0" w:oddHBand="1" w:evenHBand="0" w:firstRowFirstColumn="0" w:firstRowLastColumn="0" w:lastRowFirstColumn="0" w:lastRowLastColumn="0"/>
              <w:rPr>
                <w:rFonts w:ascii="Arial" w:hAnsi="Arial" w:cs="Arial"/>
                <w:sz w:val="20"/>
                <w:rPrChange w:id="524" w:author="Richard Fitzpatrick" w:date="2019-04-26T13:22:00Z">
                  <w:rPr>
                    <w:rFonts w:ascii="Arial" w:hAnsi="Arial" w:cs="Arial"/>
                  </w:rPr>
                </w:rPrChange>
              </w:rPr>
            </w:pPr>
            <w:r w:rsidRPr="007450AE">
              <w:rPr>
                <w:rFonts w:ascii="Arial" w:hAnsi="Arial" w:cs="Arial"/>
                <w:sz w:val="20"/>
                <w:rPrChange w:id="525" w:author="Richard Fitzpatrick" w:date="2019-04-26T13:22:00Z">
                  <w:rPr>
                    <w:rFonts w:ascii="Arial" w:hAnsi="Arial" w:cs="Arial"/>
                  </w:rPr>
                </w:rPrChange>
              </w:rPr>
              <w:t>Kif7(P)</w:t>
            </w:r>
          </w:p>
        </w:tc>
        <w:tc>
          <w:tcPr>
            <w:tcW w:w="3544" w:type="dxa"/>
            <w:tcPrChange w:id="526" w:author="Richard Fitzpatrick" w:date="2019-04-26T13:22:00Z">
              <w:tcPr>
                <w:tcW w:w="4508" w:type="dxa"/>
              </w:tcPr>
            </w:tcPrChange>
          </w:tcPr>
          <w:p w14:paraId="32F3540B" w14:textId="77777777" w:rsidR="006E792D" w:rsidRPr="007450AE" w:rsidRDefault="006E792D" w:rsidP="00F262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Change w:id="527" w:author="Richard Fitzpatrick" w:date="2019-04-26T13:22:00Z">
                  <w:rPr>
                    <w:rFonts w:ascii="Arial" w:hAnsi="Arial" w:cs="Arial"/>
                  </w:rPr>
                </w:rPrChange>
              </w:rPr>
            </w:pPr>
            <w:r w:rsidRPr="007450AE">
              <w:rPr>
                <w:rFonts w:ascii="Arial" w:hAnsi="Arial" w:cs="Arial"/>
                <w:sz w:val="20"/>
                <w:rPrChange w:id="528" w:author="Richard Fitzpatrick" w:date="2019-04-26T13:22:00Z">
                  <w:rPr>
                    <w:rFonts w:ascii="Arial" w:hAnsi="Arial" w:cs="Arial"/>
                  </w:rPr>
                </w:rPrChange>
              </w:rPr>
              <w:t>Primary Cilium</w:t>
            </w:r>
          </w:p>
        </w:tc>
      </w:tr>
      <w:tr w:rsidR="006E792D" w:rsidRPr="007450AE" w14:paraId="4A7A82C7" w14:textId="77777777" w:rsidTr="00D31722">
        <w:trPr>
          <w:jc w:val="center"/>
        </w:trPr>
        <w:tc>
          <w:tcPr>
            <w:cnfStyle w:val="001000000000" w:firstRow="0" w:lastRow="0" w:firstColumn="1" w:lastColumn="0" w:oddVBand="0" w:evenVBand="0" w:oddHBand="0" w:evenHBand="0" w:firstRowFirstColumn="0" w:firstRowLastColumn="0" w:lastRowFirstColumn="0" w:lastRowLastColumn="0"/>
            <w:tcW w:w="2977" w:type="dxa"/>
            <w:tcPrChange w:id="529" w:author="Richard Fitzpatrick" w:date="2019-04-26T13:22:00Z">
              <w:tcPr>
                <w:tcW w:w="4508" w:type="dxa"/>
              </w:tcPr>
            </w:tcPrChange>
          </w:tcPr>
          <w:p w14:paraId="65EC367A" w14:textId="77777777" w:rsidR="006E792D" w:rsidRPr="007450AE" w:rsidRDefault="006E792D" w:rsidP="00F26248">
            <w:pPr>
              <w:jc w:val="center"/>
              <w:rPr>
                <w:rFonts w:ascii="Arial" w:hAnsi="Arial" w:cs="Arial"/>
                <w:sz w:val="20"/>
                <w:rPrChange w:id="530" w:author="Richard Fitzpatrick" w:date="2019-04-26T13:22:00Z">
                  <w:rPr>
                    <w:rFonts w:ascii="Arial" w:hAnsi="Arial" w:cs="Arial"/>
                  </w:rPr>
                </w:rPrChange>
              </w:rPr>
            </w:pPr>
            <w:r w:rsidRPr="007450AE">
              <w:rPr>
                <w:rFonts w:ascii="Arial" w:hAnsi="Arial" w:cs="Arial"/>
                <w:sz w:val="20"/>
                <w:rPrChange w:id="531" w:author="Richard Fitzpatrick" w:date="2019-04-26T13:22:00Z">
                  <w:rPr>
                    <w:rFonts w:ascii="Arial" w:hAnsi="Arial" w:cs="Arial"/>
                  </w:rPr>
                </w:rPrChange>
              </w:rPr>
              <w:t>PKA</w:t>
            </w:r>
          </w:p>
        </w:tc>
        <w:tc>
          <w:tcPr>
            <w:tcW w:w="3544" w:type="dxa"/>
            <w:tcPrChange w:id="532" w:author="Richard Fitzpatrick" w:date="2019-04-26T13:22:00Z">
              <w:tcPr>
                <w:tcW w:w="4508" w:type="dxa"/>
              </w:tcPr>
            </w:tcPrChange>
          </w:tcPr>
          <w:p w14:paraId="31F2CBA0" w14:textId="77777777" w:rsidR="006E792D" w:rsidRPr="007450AE" w:rsidRDefault="006E792D" w:rsidP="00F262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Change w:id="533" w:author="Richard Fitzpatrick" w:date="2019-04-26T13:22:00Z">
                  <w:rPr>
                    <w:rFonts w:ascii="Arial" w:hAnsi="Arial" w:cs="Arial"/>
                  </w:rPr>
                </w:rPrChange>
              </w:rPr>
            </w:pPr>
            <w:r w:rsidRPr="007450AE">
              <w:rPr>
                <w:rFonts w:ascii="Arial" w:hAnsi="Arial" w:cs="Arial"/>
                <w:sz w:val="20"/>
                <w:rPrChange w:id="534" w:author="Richard Fitzpatrick" w:date="2019-04-26T13:22:00Z">
                  <w:rPr>
                    <w:rFonts w:ascii="Arial" w:hAnsi="Arial" w:cs="Arial"/>
                  </w:rPr>
                </w:rPrChange>
              </w:rPr>
              <w:t>Primary Cilium</w:t>
            </w:r>
          </w:p>
        </w:tc>
      </w:tr>
      <w:tr w:rsidR="006E792D" w:rsidRPr="007450AE" w14:paraId="7A9466A0" w14:textId="77777777" w:rsidTr="00D317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7" w:type="dxa"/>
            <w:tcPrChange w:id="535" w:author="Richard Fitzpatrick" w:date="2019-04-26T13:22:00Z">
              <w:tcPr>
                <w:tcW w:w="4508" w:type="dxa"/>
              </w:tcPr>
            </w:tcPrChange>
          </w:tcPr>
          <w:p w14:paraId="58F7FB56" w14:textId="77777777" w:rsidR="006E792D" w:rsidRPr="007450AE" w:rsidRDefault="006E792D" w:rsidP="00F26248">
            <w:pPr>
              <w:jc w:val="center"/>
              <w:cnfStyle w:val="001000100000" w:firstRow="0" w:lastRow="0" w:firstColumn="1" w:lastColumn="0" w:oddVBand="0" w:evenVBand="0" w:oddHBand="1" w:evenHBand="0" w:firstRowFirstColumn="0" w:firstRowLastColumn="0" w:lastRowFirstColumn="0" w:lastRowLastColumn="0"/>
              <w:rPr>
                <w:rFonts w:ascii="Arial" w:hAnsi="Arial" w:cs="Arial"/>
                <w:sz w:val="20"/>
                <w:rPrChange w:id="536" w:author="Richard Fitzpatrick" w:date="2019-04-26T13:22:00Z">
                  <w:rPr>
                    <w:rFonts w:ascii="Arial" w:hAnsi="Arial" w:cs="Arial"/>
                  </w:rPr>
                </w:rPrChange>
              </w:rPr>
            </w:pPr>
            <w:r w:rsidRPr="007450AE">
              <w:rPr>
                <w:rFonts w:ascii="Arial" w:hAnsi="Arial" w:cs="Arial"/>
                <w:sz w:val="20"/>
                <w:rPrChange w:id="537" w:author="Richard Fitzpatrick" w:date="2019-04-26T13:22:00Z">
                  <w:rPr>
                    <w:rFonts w:ascii="Arial" w:hAnsi="Arial" w:cs="Arial"/>
                  </w:rPr>
                </w:rPrChange>
              </w:rPr>
              <w:t>PKA(I)</w:t>
            </w:r>
          </w:p>
        </w:tc>
        <w:tc>
          <w:tcPr>
            <w:tcW w:w="3544" w:type="dxa"/>
            <w:tcPrChange w:id="538" w:author="Richard Fitzpatrick" w:date="2019-04-26T13:22:00Z">
              <w:tcPr>
                <w:tcW w:w="4508" w:type="dxa"/>
              </w:tcPr>
            </w:tcPrChange>
          </w:tcPr>
          <w:p w14:paraId="3C71F36D" w14:textId="77777777" w:rsidR="006E792D" w:rsidRPr="007450AE" w:rsidRDefault="006E792D" w:rsidP="00F262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Change w:id="539" w:author="Richard Fitzpatrick" w:date="2019-04-26T13:22:00Z">
                  <w:rPr>
                    <w:rFonts w:ascii="Arial" w:hAnsi="Arial" w:cs="Arial"/>
                  </w:rPr>
                </w:rPrChange>
              </w:rPr>
            </w:pPr>
            <w:r w:rsidRPr="007450AE">
              <w:rPr>
                <w:rFonts w:ascii="Arial" w:hAnsi="Arial" w:cs="Arial"/>
                <w:sz w:val="20"/>
                <w:rPrChange w:id="540" w:author="Richard Fitzpatrick" w:date="2019-04-26T13:22:00Z">
                  <w:rPr>
                    <w:rFonts w:ascii="Arial" w:hAnsi="Arial" w:cs="Arial"/>
                  </w:rPr>
                </w:rPrChange>
              </w:rPr>
              <w:t>Primary Cilium</w:t>
            </w:r>
          </w:p>
        </w:tc>
      </w:tr>
      <w:tr w:rsidR="006E792D" w:rsidRPr="007450AE" w14:paraId="5E07D0E0" w14:textId="77777777" w:rsidTr="00D31722">
        <w:trPr>
          <w:jc w:val="center"/>
        </w:trPr>
        <w:tc>
          <w:tcPr>
            <w:cnfStyle w:val="001000000000" w:firstRow="0" w:lastRow="0" w:firstColumn="1" w:lastColumn="0" w:oddVBand="0" w:evenVBand="0" w:oddHBand="0" w:evenHBand="0" w:firstRowFirstColumn="0" w:firstRowLastColumn="0" w:lastRowFirstColumn="0" w:lastRowLastColumn="0"/>
            <w:tcW w:w="2977" w:type="dxa"/>
            <w:tcPrChange w:id="541" w:author="Richard Fitzpatrick" w:date="2019-04-26T13:22:00Z">
              <w:tcPr>
                <w:tcW w:w="4508" w:type="dxa"/>
              </w:tcPr>
            </w:tcPrChange>
          </w:tcPr>
          <w:p w14:paraId="2A31F3A6" w14:textId="77777777" w:rsidR="006E792D" w:rsidRPr="007450AE" w:rsidRDefault="006E792D" w:rsidP="00F26248">
            <w:pPr>
              <w:jc w:val="center"/>
              <w:rPr>
                <w:rFonts w:ascii="Arial" w:hAnsi="Arial" w:cs="Arial"/>
                <w:sz w:val="20"/>
                <w:rPrChange w:id="542" w:author="Richard Fitzpatrick" w:date="2019-04-26T13:22:00Z">
                  <w:rPr>
                    <w:rFonts w:ascii="Arial" w:hAnsi="Arial" w:cs="Arial"/>
                  </w:rPr>
                </w:rPrChange>
              </w:rPr>
            </w:pPr>
            <w:r w:rsidRPr="007450AE">
              <w:rPr>
                <w:rFonts w:ascii="Arial" w:hAnsi="Arial" w:cs="Arial"/>
                <w:sz w:val="20"/>
                <w:rPrChange w:id="543" w:author="Richard Fitzpatrick" w:date="2019-04-26T13:22:00Z">
                  <w:rPr>
                    <w:rFonts w:ascii="Arial" w:hAnsi="Arial" w:cs="Arial"/>
                  </w:rPr>
                </w:rPrChange>
              </w:rPr>
              <w:t>PKA(I/C)</w:t>
            </w:r>
          </w:p>
        </w:tc>
        <w:tc>
          <w:tcPr>
            <w:tcW w:w="3544" w:type="dxa"/>
            <w:tcPrChange w:id="544" w:author="Richard Fitzpatrick" w:date="2019-04-26T13:22:00Z">
              <w:tcPr>
                <w:tcW w:w="4508" w:type="dxa"/>
              </w:tcPr>
            </w:tcPrChange>
          </w:tcPr>
          <w:p w14:paraId="595CF3F5" w14:textId="77777777" w:rsidR="006E792D" w:rsidRPr="007450AE" w:rsidRDefault="006E792D" w:rsidP="00F262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Change w:id="545" w:author="Richard Fitzpatrick" w:date="2019-04-26T13:22:00Z">
                  <w:rPr>
                    <w:rFonts w:ascii="Arial" w:hAnsi="Arial" w:cs="Arial"/>
                  </w:rPr>
                </w:rPrChange>
              </w:rPr>
            </w:pPr>
            <w:r w:rsidRPr="007450AE">
              <w:rPr>
                <w:rFonts w:ascii="Arial" w:hAnsi="Arial" w:cs="Arial"/>
                <w:sz w:val="20"/>
                <w:rPrChange w:id="546" w:author="Richard Fitzpatrick" w:date="2019-04-26T13:22:00Z">
                  <w:rPr>
                    <w:rFonts w:ascii="Arial" w:hAnsi="Arial" w:cs="Arial"/>
                  </w:rPr>
                </w:rPrChange>
              </w:rPr>
              <w:t>Primary Cilium</w:t>
            </w:r>
          </w:p>
        </w:tc>
      </w:tr>
      <w:tr w:rsidR="006E792D" w:rsidRPr="007450AE" w14:paraId="21440FF7" w14:textId="77777777" w:rsidTr="00D317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7" w:type="dxa"/>
            <w:tcPrChange w:id="547" w:author="Richard Fitzpatrick" w:date="2019-04-26T13:22:00Z">
              <w:tcPr>
                <w:tcW w:w="4508" w:type="dxa"/>
              </w:tcPr>
            </w:tcPrChange>
          </w:tcPr>
          <w:p w14:paraId="6CE4F72A" w14:textId="77777777" w:rsidR="006E792D" w:rsidRPr="007450AE" w:rsidRDefault="006E792D" w:rsidP="00F26248">
            <w:pPr>
              <w:jc w:val="center"/>
              <w:cnfStyle w:val="001000100000" w:firstRow="0" w:lastRow="0" w:firstColumn="1" w:lastColumn="0" w:oddVBand="0" w:evenVBand="0" w:oddHBand="1" w:evenHBand="0" w:firstRowFirstColumn="0" w:firstRowLastColumn="0" w:lastRowFirstColumn="0" w:lastRowLastColumn="0"/>
              <w:rPr>
                <w:rFonts w:ascii="Arial" w:hAnsi="Arial" w:cs="Arial"/>
                <w:sz w:val="20"/>
                <w:rPrChange w:id="548" w:author="Richard Fitzpatrick" w:date="2019-04-26T13:22:00Z">
                  <w:rPr>
                    <w:rFonts w:ascii="Arial" w:hAnsi="Arial" w:cs="Arial"/>
                  </w:rPr>
                </w:rPrChange>
              </w:rPr>
            </w:pPr>
            <w:r w:rsidRPr="007450AE">
              <w:rPr>
                <w:rFonts w:ascii="Arial" w:hAnsi="Arial" w:cs="Arial"/>
                <w:sz w:val="20"/>
                <w:rPrChange w:id="549" w:author="Richard Fitzpatrick" w:date="2019-04-26T13:22:00Z">
                  <w:rPr>
                    <w:rFonts w:ascii="Arial" w:hAnsi="Arial" w:cs="Arial"/>
                  </w:rPr>
                </w:rPrChange>
              </w:rPr>
              <w:t>PKA(S)</w:t>
            </w:r>
          </w:p>
        </w:tc>
        <w:tc>
          <w:tcPr>
            <w:tcW w:w="3544" w:type="dxa"/>
            <w:tcPrChange w:id="550" w:author="Richard Fitzpatrick" w:date="2019-04-26T13:22:00Z">
              <w:tcPr>
                <w:tcW w:w="4508" w:type="dxa"/>
              </w:tcPr>
            </w:tcPrChange>
          </w:tcPr>
          <w:p w14:paraId="26EB05A3" w14:textId="77777777" w:rsidR="006E792D" w:rsidRPr="007450AE" w:rsidRDefault="006E792D" w:rsidP="00F262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Change w:id="551" w:author="Richard Fitzpatrick" w:date="2019-04-26T13:22:00Z">
                  <w:rPr>
                    <w:rFonts w:ascii="Arial" w:hAnsi="Arial" w:cs="Arial"/>
                  </w:rPr>
                </w:rPrChange>
              </w:rPr>
            </w:pPr>
            <w:r w:rsidRPr="007450AE">
              <w:rPr>
                <w:rFonts w:ascii="Arial" w:hAnsi="Arial" w:cs="Arial"/>
                <w:sz w:val="20"/>
                <w:rPrChange w:id="552" w:author="Richard Fitzpatrick" w:date="2019-04-26T13:22:00Z">
                  <w:rPr>
                    <w:rFonts w:ascii="Arial" w:hAnsi="Arial" w:cs="Arial"/>
                  </w:rPr>
                </w:rPrChange>
              </w:rPr>
              <w:t>Primary Cilium</w:t>
            </w:r>
          </w:p>
        </w:tc>
      </w:tr>
      <w:tr w:rsidR="006E792D" w:rsidRPr="007450AE" w14:paraId="46A4CDFA" w14:textId="77777777" w:rsidTr="00D31722">
        <w:trPr>
          <w:jc w:val="center"/>
        </w:trPr>
        <w:tc>
          <w:tcPr>
            <w:cnfStyle w:val="001000000000" w:firstRow="0" w:lastRow="0" w:firstColumn="1" w:lastColumn="0" w:oddVBand="0" w:evenVBand="0" w:oddHBand="0" w:evenHBand="0" w:firstRowFirstColumn="0" w:firstRowLastColumn="0" w:lastRowFirstColumn="0" w:lastRowLastColumn="0"/>
            <w:tcW w:w="2977" w:type="dxa"/>
            <w:tcPrChange w:id="553" w:author="Richard Fitzpatrick" w:date="2019-04-26T13:22:00Z">
              <w:tcPr>
                <w:tcW w:w="4508" w:type="dxa"/>
              </w:tcPr>
            </w:tcPrChange>
          </w:tcPr>
          <w:p w14:paraId="4B2530BA" w14:textId="77777777" w:rsidR="006E792D" w:rsidRPr="007450AE" w:rsidRDefault="006E792D" w:rsidP="00F26248">
            <w:pPr>
              <w:jc w:val="center"/>
              <w:rPr>
                <w:rFonts w:ascii="Arial" w:hAnsi="Arial" w:cs="Arial"/>
                <w:sz w:val="20"/>
                <w:rPrChange w:id="554" w:author="Richard Fitzpatrick" w:date="2019-04-26T13:22:00Z">
                  <w:rPr>
                    <w:rFonts w:ascii="Arial" w:hAnsi="Arial" w:cs="Arial"/>
                  </w:rPr>
                </w:rPrChange>
              </w:rPr>
            </w:pPr>
            <w:r w:rsidRPr="007450AE">
              <w:rPr>
                <w:rFonts w:ascii="Arial" w:hAnsi="Arial" w:cs="Arial"/>
                <w:sz w:val="20"/>
                <w:rPrChange w:id="555" w:author="Richard Fitzpatrick" w:date="2019-04-26T13:22:00Z">
                  <w:rPr>
                    <w:rFonts w:ascii="Arial" w:hAnsi="Arial" w:cs="Arial"/>
                  </w:rPr>
                </w:rPrChange>
              </w:rPr>
              <w:t>PP2A/PPFIA1</w:t>
            </w:r>
          </w:p>
        </w:tc>
        <w:tc>
          <w:tcPr>
            <w:tcW w:w="3544" w:type="dxa"/>
            <w:tcPrChange w:id="556" w:author="Richard Fitzpatrick" w:date="2019-04-26T13:22:00Z">
              <w:tcPr>
                <w:tcW w:w="4508" w:type="dxa"/>
              </w:tcPr>
            </w:tcPrChange>
          </w:tcPr>
          <w:p w14:paraId="6CCB19AC" w14:textId="77777777" w:rsidR="006E792D" w:rsidRPr="007450AE" w:rsidRDefault="006E792D" w:rsidP="00F262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Change w:id="557" w:author="Richard Fitzpatrick" w:date="2019-04-26T13:22:00Z">
                  <w:rPr>
                    <w:rFonts w:ascii="Arial" w:hAnsi="Arial" w:cs="Arial"/>
                  </w:rPr>
                </w:rPrChange>
              </w:rPr>
            </w:pPr>
            <w:r w:rsidRPr="007450AE">
              <w:rPr>
                <w:rFonts w:ascii="Arial" w:hAnsi="Arial" w:cs="Arial"/>
                <w:sz w:val="20"/>
                <w:rPrChange w:id="558" w:author="Richard Fitzpatrick" w:date="2019-04-26T13:22:00Z">
                  <w:rPr>
                    <w:rFonts w:ascii="Arial" w:hAnsi="Arial" w:cs="Arial"/>
                  </w:rPr>
                </w:rPrChange>
              </w:rPr>
              <w:t>Primary Cilium</w:t>
            </w:r>
          </w:p>
        </w:tc>
      </w:tr>
      <w:tr w:rsidR="006E792D" w:rsidRPr="007450AE" w14:paraId="7989B0EE" w14:textId="77777777" w:rsidTr="00D317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7" w:type="dxa"/>
            <w:tcPrChange w:id="559" w:author="Richard Fitzpatrick" w:date="2019-04-26T13:22:00Z">
              <w:tcPr>
                <w:tcW w:w="4508" w:type="dxa"/>
              </w:tcPr>
            </w:tcPrChange>
          </w:tcPr>
          <w:p w14:paraId="3B7EB847" w14:textId="77777777" w:rsidR="006E792D" w:rsidRPr="007450AE" w:rsidRDefault="006E792D" w:rsidP="00F26248">
            <w:pPr>
              <w:jc w:val="center"/>
              <w:cnfStyle w:val="001000100000" w:firstRow="0" w:lastRow="0" w:firstColumn="1" w:lastColumn="0" w:oddVBand="0" w:evenVBand="0" w:oddHBand="1" w:evenHBand="0" w:firstRowFirstColumn="0" w:firstRowLastColumn="0" w:lastRowFirstColumn="0" w:lastRowLastColumn="0"/>
              <w:rPr>
                <w:rFonts w:ascii="Arial" w:hAnsi="Arial" w:cs="Arial"/>
                <w:sz w:val="20"/>
                <w:rPrChange w:id="560" w:author="Richard Fitzpatrick" w:date="2019-04-26T13:22:00Z">
                  <w:rPr>
                    <w:rFonts w:ascii="Arial" w:hAnsi="Arial" w:cs="Arial"/>
                  </w:rPr>
                </w:rPrChange>
              </w:rPr>
            </w:pPr>
            <w:r w:rsidRPr="007450AE">
              <w:rPr>
                <w:rFonts w:ascii="Arial" w:hAnsi="Arial" w:cs="Arial"/>
                <w:sz w:val="20"/>
                <w:rPrChange w:id="561" w:author="Richard Fitzpatrick" w:date="2019-04-26T13:22:00Z">
                  <w:rPr>
                    <w:rFonts w:ascii="Arial" w:hAnsi="Arial" w:cs="Arial"/>
                  </w:rPr>
                </w:rPrChange>
              </w:rPr>
              <w:t>Ptch1</w:t>
            </w:r>
          </w:p>
        </w:tc>
        <w:tc>
          <w:tcPr>
            <w:tcW w:w="3544" w:type="dxa"/>
            <w:tcPrChange w:id="562" w:author="Richard Fitzpatrick" w:date="2019-04-26T13:22:00Z">
              <w:tcPr>
                <w:tcW w:w="4508" w:type="dxa"/>
              </w:tcPr>
            </w:tcPrChange>
          </w:tcPr>
          <w:p w14:paraId="07704813" w14:textId="77777777" w:rsidR="006E792D" w:rsidRPr="007450AE" w:rsidRDefault="006E792D" w:rsidP="00F262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Change w:id="563" w:author="Richard Fitzpatrick" w:date="2019-04-26T13:22:00Z">
                  <w:rPr>
                    <w:rFonts w:ascii="Arial" w:hAnsi="Arial" w:cs="Arial"/>
                  </w:rPr>
                </w:rPrChange>
              </w:rPr>
            </w:pPr>
            <w:r w:rsidRPr="007450AE">
              <w:rPr>
                <w:rFonts w:ascii="Arial" w:hAnsi="Arial" w:cs="Arial"/>
                <w:sz w:val="20"/>
                <w:rPrChange w:id="564" w:author="Richard Fitzpatrick" w:date="2019-04-26T13:22:00Z">
                  <w:rPr>
                    <w:rFonts w:ascii="Arial" w:hAnsi="Arial" w:cs="Arial"/>
                  </w:rPr>
                </w:rPrChange>
              </w:rPr>
              <w:t>Primary Cilium</w:t>
            </w:r>
          </w:p>
        </w:tc>
      </w:tr>
      <w:tr w:rsidR="006E792D" w:rsidRPr="007450AE" w14:paraId="6B06202A" w14:textId="77777777" w:rsidTr="00D31722">
        <w:trPr>
          <w:jc w:val="center"/>
        </w:trPr>
        <w:tc>
          <w:tcPr>
            <w:cnfStyle w:val="001000000000" w:firstRow="0" w:lastRow="0" w:firstColumn="1" w:lastColumn="0" w:oddVBand="0" w:evenVBand="0" w:oddHBand="0" w:evenHBand="0" w:firstRowFirstColumn="0" w:firstRowLastColumn="0" w:lastRowFirstColumn="0" w:lastRowLastColumn="0"/>
            <w:tcW w:w="2977" w:type="dxa"/>
            <w:tcPrChange w:id="565" w:author="Richard Fitzpatrick" w:date="2019-04-26T13:22:00Z">
              <w:tcPr>
                <w:tcW w:w="4508" w:type="dxa"/>
              </w:tcPr>
            </w:tcPrChange>
          </w:tcPr>
          <w:p w14:paraId="325584DC" w14:textId="77777777" w:rsidR="006E792D" w:rsidRPr="007450AE" w:rsidRDefault="006E792D" w:rsidP="00F26248">
            <w:pPr>
              <w:jc w:val="center"/>
              <w:rPr>
                <w:rFonts w:ascii="Arial" w:hAnsi="Arial" w:cs="Arial"/>
                <w:sz w:val="20"/>
                <w:rPrChange w:id="566" w:author="Richard Fitzpatrick" w:date="2019-04-26T13:22:00Z">
                  <w:rPr>
                    <w:rFonts w:ascii="Arial" w:hAnsi="Arial" w:cs="Arial"/>
                  </w:rPr>
                </w:rPrChange>
              </w:rPr>
            </w:pPr>
            <w:proofErr w:type="spellStart"/>
            <w:r w:rsidRPr="007450AE">
              <w:rPr>
                <w:rFonts w:ascii="Arial" w:hAnsi="Arial" w:cs="Arial"/>
                <w:sz w:val="20"/>
                <w:rPrChange w:id="567" w:author="Richard Fitzpatrick" w:date="2019-04-26T13:22:00Z">
                  <w:rPr>
                    <w:rFonts w:ascii="Arial" w:hAnsi="Arial" w:cs="Arial"/>
                  </w:rPr>
                </w:rPrChange>
              </w:rPr>
              <w:t>Smo</w:t>
            </w:r>
            <w:proofErr w:type="spellEnd"/>
            <w:r w:rsidRPr="007450AE">
              <w:rPr>
                <w:rFonts w:ascii="Arial" w:hAnsi="Arial" w:cs="Arial"/>
                <w:sz w:val="20"/>
                <w:rPrChange w:id="568" w:author="Richard Fitzpatrick" w:date="2019-04-26T13:22:00Z">
                  <w:rPr>
                    <w:rFonts w:ascii="Arial" w:hAnsi="Arial" w:cs="Arial"/>
                  </w:rPr>
                </w:rPrChange>
              </w:rPr>
              <w:t>(A)-EvC-EvC2</w:t>
            </w:r>
          </w:p>
        </w:tc>
        <w:tc>
          <w:tcPr>
            <w:tcW w:w="3544" w:type="dxa"/>
            <w:tcPrChange w:id="569" w:author="Richard Fitzpatrick" w:date="2019-04-26T13:22:00Z">
              <w:tcPr>
                <w:tcW w:w="4508" w:type="dxa"/>
              </w:tcPr>
            </w:tcPrChange>
          </w:tcPr>
          <w:p w14:paraId="15D6C311" w14:textId="77777777" w:rsidR="006E792D" w:rsidRPr="007450AE" w:rsidRDefault="006E792D" w:rsidP="00F262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Change w:id="570" w:author="Richard Fitzpatrick" w:date="2019-04-26T13:22:00Z">
                  <w:rPr>
                    <w:rFonts w:ascii="Arial" w:hAnsi="Arial" w:cs="Arial"/>
                  </w:rPr>
                </w:rPrChange>
              </w:rPr>
            </w:pPr>
            <w:r w:rsidRPr="007450AE">
              <w:rPr>
                <w:rFonts w:ascii="Arial" w:hAnsi="Arial" w:cs="Arial"/>
                <w:sz w:val="20"/>
                <w:rPrChange w:id="571" w:author="Richard Fitzpatrick" w:date="2019-04-26T13:22:00Z">
                  <w:rPr>
                    <w:rFonts w:ascii="Arial" w:hAnsi="Arial" w:cs="Arial"/>
                  </w:rPr>
                </w:rPrChange>
              </w:rPr>
              <w:t>Primary Cilium</w:t>
            </w:r>
          </w:p>
        </w:tc>
      </w:tr>
      <w:tr w:rsidR="006E792D" w:rsidRPr="007450AE" w14:paraId="5181CE7C" w14:textId="77777777" w:rsidTr="00D317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7" w:type="dxa"/>
            <w:tcPrChange w:id="572" w:author="Richard Fitzpatrick" w:date="2019-04-26T13:22:00Z">
              <w:tcPr>
                <w:tcW w:w="4508" w:type="dxa"/>
              </w:tcPr>
            </w:tcPrChange>
          </w:tcPr>
          <w:p w14:paraId="650CE5EA" w14:textId="77777777" w:rsidR="006E792D" w:rsidRPr="007450AE" w:rsidRDefault="006E792D" w:rsidP="00F26248">
            <w:pPr>
              <w:jc w:val="center"/>
              <w:cnfStyle w:val="001000100000" w:firstRow="0" w:lastRow="0" w:firstColumn="1" w:lastColumn="0" w:oddVBand="0" w:evenVBand="0" w:oddHBand="1" w:evenHBand="0" w:firstRowFirstColumn="0" w:firstRowLastColumn="0" w:lastRowFirstColumn="0" w:lastRowLastColumn="0"/>
              <w:rPr>
                <w:rFonts w:ascii="Arial" w:hAnsi="Arial" w:cs="Arial"/>
                <w:sz w:val="20"/>
                <w:rPrChange w:id="573" w:author="Richard Fitzpatrick" w:date="2019-04-26T13:22:00Z">
                  <w:rPr>
                    <w:rFonts w:ascii="Arial" w:hAnsi="Arial" w:cs="Arial"/>
                  </w:rPr>
                </w:rPrChange>
              </w:rPr>
            </w:pPr>
            <w:proofErr w:type="spellStart"/>
            <w:r w:rsidRPr="007450AE">
              <w:rPr>
                <w:rFonts w:ascii="Arial" w:hAnsi="Arial" w:cs="Arial"/>
                <w:sz w:val="20"/>
                <w:rPrChange w:id="574" w:author="Richard Fitzpatrick" w:date="2019-04-26T13:22:00Z">
                  <w:rPr>
                    <w:rFonts w:ascii="Arial" w:hAnsi="Arial" w:cs="Arial"/>
                  </w:rPr>
                </w:rPrChange>
              </w:rPr>
              <w:t>Smo</w:t>
            </w:r>
            <w:proofErr w:type="spellEnd"/>
            <w:r w:rsidRPr="007450AE">
              <w:rPr>
                <w:rFonts w:ascii="Arial" w:hAnsi="Arial" w:cs="Arial"/>
                <w:sz w:val="20"/>
                <w:rPrChange w:id="575" w:author="Richard Fitzpatrick" w:date="2019-04-26T13:22:00Z">
                  <w:rPr>
                    <w:rFonts w:ascii="Arial" w:hAnsi="Arial" w:cs="Arial"/>
                  </w:rPr>
                </w:rPrChange>
              </w:rPr>
              <w:t>(P)</w:t>
            </w:r>
          </w:p>
        </w:tc>
        <w:tc>
          <w:tcPr>
            <w:tcW w:w="3544" w:type="dxa"/>
            <w:tcPrChange w:id="576" w:author="Richard Fitzpatrick" w:date="2019-04-26T13:22:00Z">
              <w:tcPr>
                <w:tcW w:w="4508" w:type="dxa"/>
              </w:tcPr>
            </w:tcPrChange>
          </w:tcPr>
          <w:p w14:paraId="3ADD292F" w14:textId="77777777" w:rsidR="006E792D" w:rsidRPr="007450AE" w:rsidRDefault="006E792D" w:rsidP="00F262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Change w:id="577" w:author="Richard Fitzpatrick" w:date="2019-04-26T13:22:00Z">
                  <w:rPr>
                    <w:rFonts w:ascii="Arial" w:hAnsi="Arial" w:cs="Arial"/>
                  </w:rPr>
                </w:rPrChange>
              </w:rPr>
            </w:pPr>
            <w:r w:rsidRPr="007450AE">
              <w:rPr>
                <w:rFonts w:ascii="Arial" w:hAnsi="Arial" w:cs="Arial"/>
                <w:sz w:val="20"/>
                <w:rPrChange w:id="578" w:author="Richard Fitzpatrick" w:date="2019-04-26T13:22:00Z">
                  <w:rPr>
                    <w:rFonts w:ascii="Arial" w:hAnsi="Arial" w:cs="Arial"/>
                  </w:rPr>
                </w:rPrChange>
              </w:rPr>
              <w:t>Primary Cilium</w:t>
            </w:r>
          </w:p>
        </w:tc>
      </w:tr>
      <w:tr w:rsidR="006E792D" w:rsidRPr="007450AE" w14:paraId="008219B1" w14:textId="77777777" w:rsidTr="00D31722">
        <w:trPr>
          <w:jc w:val="center"/>
        </w:trPr>
        <w:tc>
          <w:tcPr>
            <w:cnfStyle w:val="001000000000" w:firstRow="0" w:lastRow="0" w:firstColumn="1" w:lastColumn="0" w:oddVBand="0" w:evenVBand="0" w:oddHBand="0" w:evenHBand="0" w:firstRowFirstColumn="0" w:firstRowLastColumn="0" w:lastRowFirstColumn="0" w:lastRowLastColumn="0"/>
            <w:tcW w:w="2977" w:type="dxa"/>
            <w:tcPrChange w:id="579" w:author="Richard Fitzpatrick" w:date="2019-04-26T13:22:00Z">
              <w:tcPr>
                <w:tcW w:w="4508" w:type="dxa"/>
              </w:tcPr>
            </w:tcPrChange>
          </w:tcPr>
          <w:p w14:paraId="7BDB3FCA" w14:textId="77777777" w:rsidR="006E792D" w:rsidRPr="007450AE" w:rsidRDefault="006E792D" w:rsidP="00F26248">
            <w:pPr>
              <w:jc w:val="center"/>
              <w:rPr>
                <w:rFonts w:ascii="Arial" w:hAnsi="Arial" w:cs="Arial"/>
                <w:sz w:val="20"/>
                <w:rPrChange w:id="580" w:author="Richard Fitzpatrick" w:date="2019-04-26T13:22:00Z">
                  <w:rPr>
                    <w:rFonts w:ascii="Arial" w:hAnsi="Arial" w:cs="Arial"/>
                  </w:rPr>
                </w:rPrChange>
              </w:rPr>
            </w:pPr>
            <w:proofErr w:type="spellStart"/>
            <w:r w:rsidRPr="007450AE">
              <w:rPr>
                <w:rFonts w:ascii="Arial" w:hAnsi="Arial" w:cs="Arial"/>
                <w:sz w:val="20"/>
                <w:rPrChange w:id="581" w:author="Richard Fitzpatrick" w:date="2019-04-26T13:22:00Z">
                  <w:rPr>
                    <w:rFonts w:ascii="Arial" w:hAnsi="Arial" w:cs="Arial"/>
                  </w:rPr>
                </w:rPrChange>
              </w:rPr>
              <w:t>SuFu</w:t>
            </w:r>
            <w:proofErr w:type="spellEnd"/>
            <w:r w:rsidRPr="007450AE">
              <w:rPr>
                <w:rFonts w:ascii="Arial" w:hAnsi="Arial" w:cs="Arial"/>
                <w:sz w:val="20"/>
                <w:rPrChange w:id="582" w:author="Richard Fitzpatrick" w:date="2019-04-26T13:22:00Z">
                  <w:rPr>
                    <w:rFonts w:ascii="Arial" w:hAnsi="Arial" w:cs="Arial"/>
                  </w:rPr>
                </w:rPrChange>
              </w:rPr>
              <w:t>(P)</w:t>
            </w:r>
          </w:p>
        </w:tc>
        <w:tc>
          <w:tcPr>
            <w:tcW w:w="3544" w:type="dxa"/>
            <w:tcPrChange w:id="583" w:author="Richard Fitzpatrick" w:date="2019-04-26T13:22:00Z">
              <w:tcPr>
                <w:tcW w:w="4508" w:type="dxa"/>
              </w:tcPr>
            </w:tcPrChange>
          </w:tcPr>
          <w:p w14:paraId="252B12EF" w14:textId="77777777" w:rsidR="006E792D" w:rsidRPr="007450AE" w:rsidRDefault="006E792D" w:rsidP="00F262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Change w:id="584" w:author="Richard Fitzpatrick" w:date="2019-04-26T13:22:00Z">
                  <w:rPr>
                    <w:rFonts w:ascii="Arial" w:hAnsi="Arial" w:cs="Arial"/>
                  </w:rPr>
                </w:rPrChange>
              </w:rPr>
            </w:pPr>
            <w:r w:rsidRPr="007450AE">
              <w:rPr>
                <w:rFonts w:ascii="Arial" w:hAnsi="Arial" w:cs="Arial"/>
                <w:sz w:val="20"/>
                <w:rPrChange w:id="585" w:author="Richard Fitzpatrick" w:date="2019-04-26T13:22:00Z">
                  <w:rPr>
                    <w:rFonts w:ascii="Arial" w:hAnsi="Arial" w:cs="Arial"/>
                  </w:rPr>
                </w:rPrChange>
              </w:rPr>
              <w:t>Primary Cilium</w:t>
            </w:r>
          </w:p>
        </w:tc>
      </w:tr>
      <w:tr w:rsidR="006E792D" w:rsidRPr="007450AE" w14:paraId="4EAA556D" w14:textId="77777777" w:rsidTr="00D317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7" w:type="dxa"/>
            <w:tcPrChange w:id="586" w:author="Richard Fitzpatrick" w:date="2019-04-26T13:22:00Z">
              <w:tcPr>
                <w:tcW w:w="4508" w:type="dxa"/>
              </w:tcPr>
            </w:tcPrChange>
          </w:tcPr>
          <w:p w14:paraId="1A205DFD" w14:textId="77777777" w:rsidR="006E792D" w:rsidRPr="007450AE" w:rsidRDefault="006E792D" w:rsidP="00F26248">
            <w:pPr>
              <w:jc w:val="center"/>
              <w:cnfStyle w:val="001000100000" w:firstRow="0" w:lastRow="0" w:firstColumn="1" w:lastColumn="0" w:oddVBand="0" w:evenVBand="0" w:oddHBand="1" w:evenHBand="0" w:firstRowFirstColumn="0" w:firstRowLastColumn="0" w:lastRowFirstColumn="0" w:lastRowLastColumn="0"/>
              <w:rPr>
                <w:rFonts w:ascii="Arial" w:hAnsi="Arial" w:cs="Arial"/>
                <w:sz w:val="20"/>
                <w:rPrChange w:id="587" w:author="Richard Fitzpatrick" w:date="2019-04-26T13:22:00Z">
                  <w:rPr>
                    <w:rFonts w:ascii="Arial" w:hAnsi="Arial" w:cs="Arial"/>
                  </w:rPr>
                </w:rPrChange>
              </w:rPr>
            </w:pPr>
            <w:proofErr w:type="spellStart"/>
            <w:r w:rsidRPr="007450AE">
              <w:rPr>
                <w:rFonts w:ascii="Arial" w:hAnsi="Arial" w:cs="Arial"/>
                <w:sz w:val="20"/>
                <w:rPrChange w:id="588" w:author="Richard Fitzpatrick" w:date="2019-04-26T13:22:00Z">
                  <w:rPr>
                    <w:rFonts w:ascii="Arial" w:hAnsi="Arial" w:cs="Arial"/>
                  </w:rPr>
                </w:rPrChange>
              </w:rPr>
              <w:t>SuFu</w:t>
            </w:r>
            <w:proofErr w:type="spellEnd"/>
            <w:r w:rsidRPr="007450AE">
              <w:rPr>
                <w:rFonts w:ascii="Arial" w:hAnsi="Arial" w:cs="Arial"/>
                <w:sz w:val="20"/>
                <w:rPrChange w:id="589" w:author="Richard Fitzpatrick" w:date="2019-04-26T13:22:00Z">
                  <w:rPr>
                    <w:rFonts w:ascii="Arial" w:hAnsi="Arial" w:cs="Arial"/>
                  </w:rPr>
                </w:rPrChange>
              </w:rPr>
              <w:t>(P)-Gli2/3</w:t>
            </w:r>
          </w:p>
        </w:tc>
        <w:tc>
          <w:tcPr>
            <w:tcW w:w="3544" w:type="dxa"/>
            <w:tcPrChange w:id="590" w:author="Richard Fitzpatrick" w:date="2019-04-26T13:22:00Z">
              <w:tcPr>
                <w:tcW w:w="4508" w:type="dxa"/>
              </w:tcPr>
            </w:tcPrChange>
          </w:tcPr>
          <w:p w14:paraId="66C27FB6" w14:textId="77777777" w:rsidR="006E792D" w:rsidRPr="007450AE" w:rsidRDefault="006E792D" w:rsidP="00F262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Change w:id="591" w:author="Richard Fitzpatrick" w:date="2019-04-26T13:22:00Z">
                  <w:rPr>
                    <w:rFonts w:ascii="Arial" w:hAnsi="Arial" w:cs="Arial"/>
                  </w:rPr>
                </w:rPrChange>
              </w:rPr>
            </w:pPr>
            <w:r w:rsidRPr="007450AE">
              <w:rPr>
                <w:rFonts w:ascii="Arial" w:hAnsi="Arial" w:cs="Arial"/>
                <w:sz w:val="20"/>
                <w:rPrChange w:id="592" w:author="Richard Fitzpatrick" w:date="2019-04-26T13:22:00Z">
                  <w:rPr>
                    <w:rFonts w:ascii="Arial" w:hAnsi="Arial" w:cs="Arial"/>
                  </w:rPr>
                </w:rPrChange>
              </w:rPr>
              <w:t>Primary Cilium</w:t>
            </w:r>
          </w:p>
        </w:tc>
      </w:tr>
      <w:tr w:rsidR="006E792D" w:rsidRPr="007450AE" w14:paraId="4596F77F" w14:textId="77777777" w:rsidTr="00D31722">
        <w:trPr>
          <w:jc w:val="center"/>
        </w:trPr>
        <w:tc>
          <w:tcPr>
            <w:cnfStyle w:val="001000000000" w:firstRow="0" w:lastRow="0" w:firstColumn="1" w:lastColumn="0" w:oddVBand="0" w:evenVBand="0" w:oddHBand="0" w:evenHBand="0" w:firstRowFirstColumn="0" w:firstRowLastColumn="0" w:lastRowFirstColumn="0" w:lastRowLastColumn="0"/>
            <w:tcW w:w="2977" w:type="dxa"/>
            <w:tcPrChange w:id="593" w:author="Richard Fitzpatrick" w:date="2019-04-26T13:22:00Z">
              <w:tcPr>
                <w:tcW w:w="4508" w:type="dxa"/>
              </w:tcPr>
            </w:tcPrChange>
          </w:tcPr>
          <w:p w14:paraId="779C12C2" w14:textId="77777777" w:rsidR="006E792D" w:rsidRPr="007450AE" w:rsidRDefault="006E792D" w:rsidP="00F26248">
            <w:pPr>
              <w:jc w:val="center"/>
              <w:rPr>
                <w:rFonts w:ascii="Arial" w:hAnsi="Arial" w:cs="Arial"/>
                <w:sz w:val="20"/>
                <w:rPrChange w:id="594" w:author="Richard Fitzpatrick" w:date="2019-04-26T13:22:00Z">
                  <w:rPr>
                    <w:rFonts w:ascii="Arial" w:hAnsi="Arial" w:cs="Arial"/>
                  </w:rPr>
                </w:rPrChange>
              </w:rPr>
            </w:pPr>
            <w:proofErr w:type="spellStart"/>
            <w:r w:rsidRPr="007450AE">
              <w:rPr>
                <w:rFonts w:ascii="Arial" w:hAnsi="Arial" w:cs="Arial"/>
                <w:sz w:val="20"/>
                <w:rPrChange w:id="595" w:author="Richard Fitzpatrick" w:date="2019-04-26T13:22:00Z">
                  <w:rPr>
                    <w:rFonts w:ascii="Arial" w:hAnsi="Arial" w:cs="Arial"/>
                  </w:rPr>
                </w:rPrChange>
              </w:rPr>
              <w:t>SuFu</w:t>
            </w:r>
            <w:proofErr w:type="spellEnd"/>
            <w:r w:rsidRPr="007450AE">
              <w:rPr>
                <w:rFonts w:ascii="Arial" w:hAnsi="Arial" w:cs="Arial"/>
                <w:sz w:val="20"/>
                <w:rPrChange w:id="596" w:author="Richard Fitzpatrick" w:date="2019-04-26T13:22:00Z">
                  <w:rPr>
                    <w:rFonts w:ascii="Arial" w:hAnsi="Arial" w:cs="Arial"/>
                  </w:rPr>
                </w:rPrChange>
              </w:rPr>
              <w:t>(P)-Gli2/3-Kif7</w:t>
            </w:r>
          </w:p>
        </w:tc>
        <w:tc>
          <w:tcPr>
            <w:tcW w:w="3544" w:type="dxa"/>
            <w:tcPrChange w:id="597" w:author="Richard Fitzpatrick" w:date="2019-04-26T13:22:00Z">
              <w:tcPr>
                <w:tcW w:w="4508" w:type="dxa"/>
              </w:tcPr>
            </w:tcPrChange>
          </w:tcPr>
          <w:p w14:paraId="3988865A" w14:textId="77777777" w:rsidR="006E792D" w:rsidRPr="007450AE" w:rsidRDefault="006E792D" w:rsidP="00F262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Change w:id="598" w:author="Richard Fitzpatrick" w:date="2019-04-26T13:22:00Z">
                  <w:rPr>
                    <w:rFonts w:ascii="Arial" w:hAnsi="Arial" w:cs="Arial"/>
                  </w:rPr>
                </w:rPrChange>
              </w:rPr>
            </w:pPr>
            <w:r w:rsidRPr="007450AE">
              <w:rPr>
                <w:rFonts w:ascii="Arial" w:hAnsi="Arial" w:cs="Arial"/>
                <w:sz w:val="20"/>
                <w:rPrChange w:id="599" w:author="Richard Fitzpatrick" w:date="2019-04-26T13:22:00Z">
                  <w:rPr>
                    <w:rFonts w:ascii="Arial" w:hAnsi="Arial" w:cs="Arial"/>
                  </w:rPr>
                </w:rPrChange>
              </w:rPr>
              <w:t>Primary Cilium</w:t>
            </w:r>
          </w:p>
        </w:tc>
      </w:tr>
      <w:tr w:rsidR="006E792D" w:rsidRPr="007450AE" w14:paraId="18B7D6FF" w14:textId="77777777" w:rsidTr="00D317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7" w:type="dxa"/>
            <w:tcPrChange w:id="600" w:author="Richard Fitzpatrick" w:date="2019-04-26T13:22:00Z">
              <w:tcPr>
                <w:tcW w:w="4508" w:type="dxa"/>
              </w:tcPr>
            </w:tcPrChange>
          </w:tcPr>
          <w:p w14:paraId="4BA1A3F2" w14:textId="77777777" w:rsidR="006E792D" w:rsidRPr="007450AE" w:rsidRDefault="006E792D" w:rsidP="00F26248">
            <w:pPr>
              <w:jc w:val="center"/>
              <w:cnfStyle w:val="001000100000" w:firstRow="0" w:lastRow="0" w:firstColumn="1" w:lastColumn="0" w:oddVBand="0" w:evenVBand="0" w:oddHBand="1" w:evenHBand="0" w:firstRowFirstColumn="0" w:firstRowLastColumn="0" w:lastRowFirstColumn="0" w:lastRowLastColumn="0"/>
              <w:rPr>
                <w:rFonts w:ascii="Arial" w:hAnsi="Arial" w:cs="Arial"/>
                <w:sz w:val="20"/>
                <w:rPrChange w:id="601" w:author="Richard Fitzpatrick" w:date="2019-04-26T13:22:00Z">
                  <w:rPr>
                    <w:rFonts w:ascii="Arial" w:hAnsi="Arial" w:cs="Arial"/>
                  </w:rPr>
                </w:rPrChange>
              </w:rPr>
            </w:pPr>
            <w:proofErr w:type="spellStart"/>
            <w:r w:rsidRPr="007450AE">
              <w:rPr>
                <w:rFonts w:ascii="Arial" w:hAnsi="Arial" w:cs="Arial"/>
                <w:sz w:val="20"/>
                <w:rPrChange w:id="602" w:author="Richard Fitzpatrick" w:date="2019-04-26T13:22:00Z">
                  <w:rPr>
                    <w:rFonts w:ascii="Arial" w:hAnsi="Arial" w:cs="Arial"/>
                  </w:rPr>
                </w:rPrChange>
              </w:rPr>
              <w:t>SuFu</w:t>
            </w:r>
            <w:proofErr w:type="spellEnd"/>
            <w:r w:rsidRPr="007450AE">
              <w:rPr>
                <w:rFonts w:ascii="Arial" w:hAnsi="Arial" w:cs="Arial"/>
                <w:sz w:val="20"/>
                <w:rPrChange w:id="603" w:author="Richard Fitzpatrick" w:date="2019-04-26T13:22:00Z">
                  <w:rPr>
                    <w:rFonts w:ascii="Arial" w:hAnsi="Arial" w:cs="Arial"/>
                  </w:rPr>
                </w:rPrChange>
              </w:rPr>
              <w:t>(P)-Gli2/3-Kif7(P)</w:t>
            </w:r>
          </w:p>
        </w:tc>
        <w:tc>
          <w:tcPr>
            <w:tcW w:w="3544" w:type="dxa"/>
            <w:tcPrChange w:id="604" w:author="Richard Fitzpatrick" w:date="2019-04-26T13:22:00Z">
              <w:tcPr>
                <w:tcW w:w="4508" w:type="dxa"/>
              </w:tcPr>
            </w:tcPrChange>
          </w:tcPr>
          <w:p w14:paraId="131B4878" w14:textId="77777777" w:rsidR="006E792D" w:rsidRPr="007450AE" w:rsidRDefault="006E792D" w:rsidP="00F262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Change w:id="605" w:author="Richard Fitzpatrick" w:date="2019-04-26T13:22:00Z">
                  <w:rPr>
                    <w:rFonts w:ascii="Arial" w:hAnsi="Arial" w:cs="Arial"/>
                  </w:rPr>
                </w:rPrChange>
              </w:rPr>
            </w:pPr>
            <w:r w:rsidRPr="007450AE">
              <w:rPr>
                <w:rFonts w:ascii="Arial" w:hAnsi="Arial" w:cs="Arial"/>
                <w:sz w:val="20"/>
                <w:rPrChange w:id="606" w:author="Richard Fitzpatrick" w:date="2019-04-26T13:22:00Z">
                  <w:rPr>
                    <w:rFonts w:ascii="Arial" w:hAnsi="Arial" w:cs="Arial"/>
                  </w:rPr>
                </w:rPrChange>
              </w:rPr>
              <w:t>Primary Cilium</w:t>
            </w:r>
          </w:p>
        </w:tc>
      </w:tr>
    </w:tbl>
    <w:p w14:paraId="5FBFBF57" w14:textId="77777777" w:rsidR="006E792D" w:rsidRDefault="006E792D" w:rsidP="006E792D">
      <w:pPr>
        <w:rPr>
          <w:rFonts w:ascii="Arial" w:hAnsi="Arial" w:cs="Arial"/>
        </w:rPr>
      </w:pPr>
      <w:r w:rsidRPr="00400C9E">
        <w:rPr>
          <w:rFonts w:ascii="Arial" w:hAnsi="Arial" w:cs="Arial"/>
          <w:noProof/>
          <w:lang w:eastAsia="en-GB"/>
        </w:rPr>
        <mc:AlternateContent>
          <mc:Choice Requires="wps">
            <w:drawing>
              <wp:anchor distT="45720" distB="45720" distL="114300" distR="114300" simplePos="0" relativeHeight="251673600" behindDoc="0" locked="0" layoutInCell="1" allowOverlap="1" wp14:anchorId="27DE71F7" wp14:editId="5315FB3B">
                <wp:simplePos x="0" y="0"/>
                <wp:positionH relativeFrom="column">
                  <wp:posOffset>0</wp:posOffset>
                </wp:positionH>
                <wp:positionV relativeFrom="paragraph">
                  <wp:posOffset>156997</wp:posOffset>
                </wp:positionV>
                <wp:extent cx="5745480" cy="995680"/>
                <wp:effectExtent l="0" t="0" r="7620" b="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5480" cy="995680"/>
                        </a:xfrm>
                        <a:prstGeom prst="rect">
                          <a:avLst/>
                        </a:prstGeom>
                        <a:solidFill>
                          <a:srgbClr val="FFFFFF"/>
                        </a:solidFill>
                        <a:ln w="9525">
                          <a:noFill/>
                          <a:miter lim="800000"/>
                          <a:headEnd/>
                          <a:tailEnd/>
                        </a:ln>
                      </wps:spPr>
                      <wps:txbx>
                        <w:txbxContent>
                          <w:p w14:paraId="2A2C44F2" w14:textId="77777777" w:rsidR="00490B47" w:rsidRPr="007450AE" w:rsidRDefault="00490B47">
                            <w:pPr>
                              <w:jc w:val="both"/>
                              <w:rPr>
                                <w:rFonts w:ascii="Arial" w:hAnsi="Arial" w:cs="Arial"/>
                                <w:b/>
                                <w:sz w:val="20"/>
                                <w:rPrChange w:id="607" w:author="Richard Fitzpatrick" w:date="2019-04-26T13:21:00Z">
                                  <w:rPr>
                                    <w:rFonts w:ascii="Arial" w:hAnsi="Arial" w:cs="Arial"/>
                                    <w:b/>
                                  </w:rPr>
                                </w:rPrChange>
                              </w:rPr>
                              <w:pPrChange w:id="608" w:author="Richard Fitzpatrick" w:date="2019-04-26T13:21:00Z">
                                <w:pPr/>
                              </w:pPrChange>
                            </w:pPr>
                            <w:r w:rsidRPr="007450AE">
                              <w:rPr>
                                <w:rFonts w:ascii="Arial" w:hAnsi="Arial" w:cs="Arial"/>
                                <w:b/>
                                <w:sz w:val="20"/>
                                <w:rPrChange w:id="609" w:author="Richard Fitzpatrick" w:date="2019-04-26T13:21:00Z">
                                  <w:rPr>
                                    <w:rFonts w:ascii="Arial" w:hAnsi="Arial" w:cs="Arial"/>
                                    <w:b/>
                                  </w:rPr>
                                </w:rPrChange>
                              </w:rPr>
                              <w:t>Table 2: The modelled biochemical species and their corresponding compartments.</w:t>
                            </w:r>
                          </w:p>
                          <w:p w14:paraId="7F5DC131" w14:textId="77777777" w:rsidR="00490B47" w:rsidRPr="007450AE" w:rsidRDefault="00490B47">
                            <w:pPr>
                              <w:jc w:val="both"/>
                              <w:rPr>
                                <w:rFonts w:ascii="Arial" w:hAnsi="Arial" w:cs="Arial"/>
                                <w:sz w:val="20"/>
                                <w:rPrChange w:id="610" w:author="Richard Fitzpatrick" w:date="2019-04-26T13:21:00Z">
                                  <w:rPr>
                                    <w:rFonts w:ascii="Arial" w:hAnsi="Arial" w:cs="Arial"/>
                                  </w:rPr>
                                </w:rPrChange>
                              </w:rPr>
                              <w:pPrChange w:id="611" w:author="Richard Fitzpatrick" w:date="2019-04-26T13:21:00Z">
                                <w:pPr/>
                              </w:pPrChange>
                            </w:pPr>
                            <w:r w:rsidRPr="007450AE">
                              <w:rPr>
                                <w:rFonts w:ascii="Arial" w:hAnsi="Arial" w:cs="Arial"/>
                                <w:sz w:val="20"/>
                                <w:rPrChange w:id="612" w:author="Richard Fitzpatrick" w:date="2019-04-26T13:21:00Z">
                                  <w:rPr>
                                    <w:rFonts w:ascii="Arial" w:hAnsi="Arial" w:cs="Arial"/>
                                  </w:rPr>
                                </w:rPrChange>
                              </w:rPr>
                              <w:t xml:space="preserve">All biochemical species were added to fixed compartments based on the subcellular locations in which they carry out their activity in the neuron: the primary cilium, the soma and the nucleus. </w:t>
                            </w:r>
                          </w:p>
                          <w:p w14:paraId="4AC9675E" w14:textId="77777777" w:rsidR="00490B47" w:rsidRPr="007450AE" w:rsidRDefault="00490B47">
                            <w:pPr>
                              <w:jc w:val="both"/>
                              <w:rPr>
                                <w:rFonts w:ascii="Arial" w:hAnsi="Arial" w:cs="Arial"/>
                                <w:b/>
                                <w:sz w:val="20"/>
                                <w:rPrChange w:id="613" w:author="Richard Fitzpatrick" w:date="2019-04-26T13:21:00Z">
                                  <w:rPr>
                                    <w:rFonts w:ascii="Arial" w:hAnsi="Arial" w:cs="Arial"/>
                                    <w:b/>
                                  </w:rPr>
                                </w:rPrChange>
                              </w:rPr>
                              <w:pPrChange w:id="614" w:author="Richard Fitzpatrick" w:date="2019-04-26T13:21:00Z">
                                <w:pPr/>
                              </w:pPrChange>
                            </w:pPr>
                          </w:p>
                          <w:p w14:paraId="2B8F50A6" w14:textId="77777777" w:rsidR="00490B47" w:rsidRPr="007450AE" w:rsidRDefault="00490B47">
                            <w:pPr>
                              <w:jc w:val="both"/>
                              <w:rPr>
                                <w:rFonts w:ascii="Arial" w:hAnsi="Arial" w:cs="Arial"/>
                                <w:sz w:val="20"/>
                                <w:rPrChange w:id="615" w:author="Richard Fitzpatrick" w:date="2019-04-26T13:21:00Z">
                                  <w:rPr>
                                    <w:rFonts w:ascii="Arial" w:hAnsi="Arial" w:cs="Arial"/>
                                  </w:rPr>
                                </w:rPrChange>
                              </w:rPr>
                              <w:pPrChange w:id="616" w:author="Richard Fitzpatrick" w:date="2019-04-26T13:21:00Z">
                                <w:pPr/>
                              </w:pPrChange>
                            </w:pPr>
                          </w:p>
                          <w:p w14:paraId="3415BF6E" w14:textId="77777777" w:rsidR="00490B47" w:rsidRPr="007450AE" w:rsidRDefault="00490B47">
                            <w:pPr>
                              <w:jc w:val="both"/>
                              <w:rPr>
                                <w:sz w:val="20"/>
                                <w:rPrChange w:id="617" w:author="Richard Fitzpatrick" w:date="2019-04-26T13:21:00Z">
                                  <w:rPr/>
                                </w:rPrChange>
                              </w:rPr>
                              <w:pPrChange w:id="618" w:author="Richard Fitzpatrick" w:date="2019-04-26T13:21:00Z">
                                <w:pPr/>
                              </w:pPrChange>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DE71F7" id="_x0000_s1030" type="#_x0000_t202" style="position:absolute;margin-left:0;margin-top:12.35pt;width:452.4pt;height:78.4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" stroked="f">
                <v:textbox>
                  <w:txbxContent>
                    <w:p w14:paraId="2A2C44F2" w14:textId="77777777" w:rsidR="00490B47" w:rsidRPr="007450AE" w:rsidRDefault="00490B47">
                      <w:pPr>
                        <w:jc w:val="both"/>
                        <w:rPr>
                          <w:rFonts w:ascii="Arial" w:hAnsi="Arial" w:cs="Arial"/>
                          <w:b/>
                          <w:sz w:val="20"/>
                          <w:rPrChange w:id="619" w:author="Richard Fitzpatrick" w:date="2019-04-26T13:21:00Z">
                            <w:rPr>
                              <w:rFonts w:ascii="Arial" w:hAnsi="Arial" w:cs="Arial"/>
                              <w:b/>
                            </w:rPr>
                          </w:rPrChange>
                        </w:rPr>
                        <w:pPrChange w:id="620" w:author="Richard Fitzpatrick" w:date="2019-04-26T13:21:00Z">
                          <w:pPr/>
                        </w:pPrChange>
                      </w:pPr>
                      <w:r w:rsidRPr="007450AE">
                        <w:rPr>
                          <w:rFonts w:ascii="Arial" w:hAnsi="Arial" w:cs="Arial"/>
                          <w:b/>
                          <w:sz w:val="20"/>
                          <w:rPrChange w:id="621" w:author="Richard Fitzpatrick" w:date="2019-04-26T13:21:00Z">
                            <w:rPr>
                              <w:rFonts w:ascii="Arial" w:hAnsi="Arial" w:cs="Arial"/>
                              <w:b/>
                            </w:rPr>
                          </w:rPrChange>
                        </w:rPr>
                        <w:t>Table 2: The modelled biochemical species and their corresponding compartments.</w:t>
                      </w:r>
                    </w:p>
                    <w:p w14:paraId="7F5DC131" w14:textId="77777777" w:rsidR="00490B47" w:rsidRPr="007450AE" w:rsidRDefault="00490B47">
                      <w:pPr>
                        <w:jc w:val="both"/>
                        <w:rPr>
                          <w:rFonts w:ascii="Arial" w:hAnsi="Arial" w:cs="Arial"/>
                          <w:sz w:val="20"/>
                          <w:rPrChange w:id="622" w:author="Richard Fitzpatrick" w:date="2019-04-26T13:21:00Z">
                            <w:rPr>
                              <w:rFonts w:ascii="Arial" w:hAnsi="Arial" w:cs="Arial"/>
                            </w:rPr>
                          </w:rPrChange>
                        </w:rPr>
                        <w:pPrChange w:id="623" w:author="Richard Fitzpatrick" w:date="2019-04-26T13:21:00Z">
                          <w:pPr/>
                        </w:pPrChange>
                      </w:pPr>
                      <w:r w:rsidRPr="007450AE">
                        <w:rPr>
                          <w:rFonts w:ascii="Arial" w:hAnsi="Arial" w:cs="Arial"/>
                          <w:sz w:val="20"/>
                          <w:rPrChange w:id="624" w:author="Richard Fitzpatrick" w:date="2019-04-26T13:21:00Z">
                            <w:rPr>
                              <w:rFonts w:ascii="Arial" w:hAnsi="Arial" w:cs="Arial"/>
                            </w:rPr>
                          </w:rPrChange>
                        </w:rPr>
                        <w:t xml:space="preserve">All biochemical species were added to fixed compartments based on the subcellular locations in which they carry out their activity in the neuron: the primary cilium, the soma and the nucleus. </w:t>
                      </w:r>
                    </w:p>
                    <w:p w14:paraId="4AC9675E" w14:textId="77777777" w:rsidR="00490B47" w:rsidRPr="007450AE" w:rsidRDefault="00490B47">
                      <w:pPr>
                        <w:jc w:val="both"/>
                        <w:rPr>
                          <w:rFonts w:ascii="Arial" w:hAnsi="Arial" w:cs="Arial"/>
                          <w:b/>
                          <w:sz w:val="20"/>
                          <w:rPrChange w:id="625" w:author="Richard Fitzpatrick" w:date="2019-04-26T13:21:00Z">
                            <w:rPr>
                              <w:rFonts w:ascii="Arial" w:hAnsi="Arial" w:cs="Arial"/>
                              <w:b/>
                            </w:rPr>
                          </w:rPrChange>
                        </w:rPr>
                        <w:pPrChange w:id="626" w:author="Richard Fitzpatrick" w:date="2019-04-26T13:21:00Z">
                          <w:pPr/>
                        </w:pPrChange>
                      </w:pPr>
                    </w:p>
                    <w:p w14:paraId="2B8F50A6" w14:textId="77777777" w:rsidR="00490B47" w:rsidRPr="007450AE" w:rsidRDefault="00490B47">
                      <w:pPr>
                        <w:jc w:val="both"/>
                        <w:rPr>
                          <w:rFonts w:ascii="Arial" w:hAnsi="Arial" w:cs="Arial"/>
                          <w:sz w:val="20"/>
                          <w:rPrChange w:id="627" w:author="Richard Fitzpatrick" w:date="2019-04-26T13:21:00Z">
                            <w:rPr>
                              <w:rFonts w:ascii="Arial" w:hAnsi="Arial" w:cs="Arial"/>
                            </w:rPr>
                          </w:rPrChange>
                        </w:rPr>
                        <w:pPrChange w:id="628" w:author="Richard Fitzpatrick" w:date="2019-04-26T13:21:00Z">
                          <w:pPr/>
                        </w:pPrChange>
                      </w:pPr>
                    </w:p>
                    <w:p w14:paraId="3415BF6E" w14:textId="77777777" w:rsidR="00490B47" w:rsidRPr="007450AE" w:rsidRDefault="00490B47">
                      <w:pPr>
                        <w:jc w:val="both"/>
                        <w:rPr>
                          <w:sz w:val="20"/>
                          <w:rPrChange w:id="629" w:author="Richard Fitzpatrick" w:date="2019-04-26T13:21:00Z">
                            <w:rPr/>
                          </w:rPrChange>
                        </w:rPr>
                        <w:pPrChange w:id="630" w:author="Richard Fitzpatrick" w:date="2019-04-26T13:21:00Z">
                          <w:pPr/>
                        </w:pPrChange>
                      </w:pPr>
                    </w:p>
                  </w:txbxContent>
                </v:textbox>
                <w10:wrap type="square"/>
              </v:shape>
            </w:pict>
          </mc:Fallback>
        </mc:AlternateContent>
      </w:r>
    </w:p>
    <w:p w14:paraId="5A1C4A1D" w14:textId="77777777" w:rsidR="006E792D" w:rsidRDefault="006E792D" w:rsidP="006E792D">
      <w:pPr>
        <w:rPr>
          <w:rFonts w:ascii="Arial" w:hAnsi="Arial" w:cs="Arial"/>
        </w:rPr>
      </w:pPr>
    </w:p>
    <w:p w14:paraId="0A542EC1" w14:textId="77777777" w:rsidR="006E792D" w:rsidRDefault="006E792D" w:rsidP="006E792D">
      <w:pPr>
        <w:rPr>
          <w:rFonts w:ascii="Arial" w:hAnsi="Arial" w:cs="Arial"/>
        </w:rPr>
      </w:pPr>
    </w:p>
    <w:p w14:paraId="5A924B06" w14:textId="77777777" w:rsidR="006E792D" w:rsidRDefault="006E792D" w:rsidP="006E792D">
      <w:pPr>
        <w:rPr>
          <w:rFonts w:ascii="Arial" w:hAnsi="Arial" w:cs="Arial"/>
        </w:rPr>
      </w:pPr>
    </w:p>
    <w:p w14:paraId="395505C3" w14:textId="77777777" w:rsidR="006E792D" w:rsidRDefault="006E792D" w:rsidP="006E792D">
      <w:pPr>
        <w:rPr>
          <w:rFonts w:ascii="Arial" w:hAnsi="Arial" w:cs="Arial"/>
        </w:rPr>
      </w:pPr>
    </w:p>
    <w:p w14:paraId="0DCAE8DA" w14:textId="77777777" w:rsidR="006E792D" w:rsidRDefault="006E792D" w:rsidP="006E792D">
      <w:pPr>
        <w:rPr>
          <w:rFonts w:ascii="Arial" w:hAnsi="Arial" w:cs="Arial"/>
        </w:rPr>
      </w:pPr>
    </w:p>
    <w:p w14:paraId="720550F2" w14:textId="77777777" w:rsidR="006E792D" w:rsidRDefault="006E792D" w:rsidP="006E792D">
      <w:pPr>
        <w:sectPr w:rsidR="006E792D">
          <w:footerReference w:type="default" r:id="rId14"/>
          <w:pgSz w:w="11906" w:h="16838"/>
          <w:pgMar w:top="1440" w:right="1440" w:bottom="1440" w:left="1440" w:header="708" w:footer="708" w:gutter="0"/>
          <w:cols w:space="708"/>
          <w:docGrid w:linePitch="360"/>
        </w:sectPr>
      </w:pPr>
    </w:p>
    <w:p w14:paraId="50FF3BFD" w14:textId="77777777" w:rsidR="006E792D" w:rsidRDefault="006E792D" w:rsidP="006E792D">
      <w:r>
        <w:rPr>
          <w:noProof/>
          <w:lang w:eastAsia="en-GB"/>
        </w:rPr>
        <w:lastRenderedPageBreak/>
        <w:drawing>
          <wp:anchor distT="0" distB="0" distL="114300" distR="114300" simplePos="0" relativeHeight="251691008" behindDoc="0" locked="0" layoutInCell="1" allowOverlap="1" wp14:anchorId="3655F4EA" wp14:editId="1AA184BC">
            <wp:simplePos x="0" y="0"/>
            <wp:positionH relativeFrom="column">
              <wp:posOffset>4608195</wp:posOffset>
            </wp:positionH>
            <wp:positionV relativeFrom="paragraph">
              <wp:posOffset>-587</wp:posOffset>
            </wp:positionV>
            <wp:extent cx="4680585" cy="3348355"/>
            <wp:effectExtent l="0" t="0" r="5715" b="444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80585" cy="3348355"/>
                    </a:xfrm>
                    <a:prstGeom prst="rect">
                      <a:avLst/>
                    </a:prstGeom>
                    <a:noFill/>
                  </pic:spPr>
                </pic:pic>
              </a:graphicData>
            </a:graphic>
            <wp14:sizeRelH relativeFrom="margin">
              <wp14:pctWidth>0</wp14:pctWidth>
            </wp14:sizeRelH>
            <wp14:sizeRelV relativeFrom="margin">
              <wp14:pctHeight>0</wp14:pctHeight>
            </wp14:sizeRelV>
          </wp:anchor>
        </w:drawing>
      </w:r>
      <w:r>
        <w:rPr>
          <w:noProof/>
          <w:lang w:eastAsia="en-GB"/>
        </w:rPr>
        <mc:AlternateContent>
          <mc:Choice Requires="wps">
            <w:drawing>
              <wp:anchor distT="45720" distB="45720" distL="114300" distR="114300" simplePos="0" relativeHeight="251678720" behindDoc="0" locked="0" layoutInCell="1" allowOverlap="1" wp14:anchorId="416DDDF7" wp14:editId="69A0F3ED">
                <wp:simplePos x="0" y="0"/>
                <wp:positionH relativeFrom="column">
                  <wp:posOffset>57150</wp:posOffset>
                </wp:positionH>
                <wp:positionV relativeFrom="paragraph">
                  <wp:posOffset>3559810</wp:posOffset>
                </wp:positionV>
                <wp:extent cx="8829675" cy="1447800"/>
                <wp:effectExtent l="0" t="0" r="9525" b="0"/>
                <wp:wrapTopAndBottom/>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29675" cy="1447800"/>
                        </a:xfrm>
                        <a:prstGeom prst="rect">
                          <a:avLst/>
                        </a:prstGeom>
                        <a:solidFill>
                          <a:srgbClr val="FFFFFF"/>
                        </a:solidFill>
                        <a:ln w="9525">
                          <a:noFill/>
                          <a:miter lim="800000"/>
                          <a:headEnd/>
                          <a:tailEnd/>
                        </a:ln>
                      </wps:spPr>
                      <wps:txbx>
                        <w:txbxContent>
                          <w:p w14:paraId="42736E8F" w14:textId="77777777" w:rsidR="00490B47" w:rsidRPr="007450AE" w:rsidRDefault="00490B47">
                            <w:pPr>
                              <w:jc w:val="both"/>
                              <w:rPr>
                                <w:rFonts w:ascii="Arial" w:hAnsi="Arial" w:cs="Arial"/>
                                <w:b/>
                                <w:sz w:val="20"/>
                                <w:rPrChange w:id="631" w:author="Richard Fitzpatrick" w:date="2019-04-26T13:23:00Z">
                                  <w:rPr>
                                    <w:rFonts w:ascii="Arial" w:hAnsi="Arial" w:cs="Arial"/>
                                    <w:b/>
                                  </w:rPr>
                                </w:rPrChange>
                              </w:rPr>
                              <w:pPrChange w:id="632" w:author="Richard Fitzpatrick" w:date="2019-04-26T13:23:00Z">
                                <w:pPr/>
                              </w:pPrChange>
                            </w:pPr>
                            <w:r w:rsidRPr="007450AE">
                              <w:rPr>
                                <w:rFonts w:ascii="Arial" w:hAnsi="Arial" w:cs="Arial"/>
                                <w:b/>
                                <w:sz w:val="20"/>
                                <w:rPrChange w:id="633" w:author="Richard Fitzpatrick" w:date="2019-04-26T13:23:00Z">
                                  <w:rPr>
                                    <w:rFonts w:ascii="Arial" w:hAnsi="Arial" w:cs="Arial"/>
                                    <w:b/>
                                  </w:rPr>
                                </w:rPrChange>
                              </w:rPr>
                              <w:t>Figure 4: Biochemical reactions that occur in the absence of Shh (A) and the corresponding output generated by the biochemical model (B).</w:t>
                            </w:r>
                          </w:p>
                          <w:p w14:paraId="61654953" w14:textId="77777777" w:rsidR="00490B47" w:rsidRPr="007450AE" w:rsidRDefault="00490B47">
                            <w:pPr>
                              <w:jc w:val="both"/>
                              <w:rPr>
                                <w:rFonts w:ascii="Arial" w:hAnsi="Arial" w:cs="Arial"/>
                                <w:sz w:val="20"/>
                                <w:rPrChange w:id="634" w:author="Richard Fitzpatrick" w:date="2019-04-26T13:23:00Z">
                                  <w:rPr>
                                    <w:rFonts w:ascii="Arial" w:hAnsi="Arial" w:cs="Arial"/>
                                  </w:rPr>
                                </w:rPrChange>
                              </w:rPr>
                              <w:pPrChange w:id="635" w:author="Richard Fitzpatrick" w:date="2019-04-26T13:23:00Z">
                                <w:pPr/>
                              </w:pPrChange>
                            </w:pPr>
                            <w:r w:rsidRPr="007450AE">
                              <w:rPr>
                                <w:rFonts w:ascii="Arial" w:hAnsi="Arial" w:cs="Arial"/>
                                <w:sz w:val="20"/>
                                <w:rPrChange w:id="636" w:author="Richard Fitzpatrick" w:date="2019-04-26T13:23:00Z">
                                  <w:rPr>
                                    <w:rFonts w:ascii="Arial" w:hAnsi="Arial" w:cs="Arial"/>
                                  </w:rPr>
                                </w:rPrChange>
                              </w:rPr>
                              <w:t xml:space="preserve">Ptch1 is localised along the entire length of the primary cilium where, through an undetermined mechanism, it supresses </w:t>
                            </w:r>
                            <w:proofErr w:type="spellStart"/>
                            <w:r w:rsidRPr="007450AE">
                              <w:rPr>
                                <w:rFonts w:ascii="Arial" w:hAnsi="Arial" w:cs="Arial"/>
                                <w:sz w:val="20"/>
                                <w:rPrChange w:id="637" w:author="Richard Fitzpatrick" w:date="2019-04-26T13:23:00Z">
                                  <w:rPr>
                                    <w:rFonts w:ascii="Arial" w:hAnsi="Arial" w:cs="Arial"/>
                                  </w:rPr>
                                </w:rPrChange>
                              </w:rPr>
                              <w:t>Smo</w:t>
                            </w:r>
                            <w:proofErr w:type="spellEnd"/>
                            <w:r w:rsidRPr="007450AE">
                              <w:rPr>
                                <w:rFonts w:ascii="Arial" w:hAnsi="Arial" w:cs="Arial"/>
                                <w:sz w:val="20"/>
                                <w:rPrChange w:id="638" w:author="Richard Fitzpatrick" w:date="2019-04-26T13:23:00Z">
                                  <w:rPr>
                                    <w:rFonts w:ascii="Arial" w:hAnsi="Arial" w:cs="Arial"/>
                                  </w:rPr>
                                </w:rPrChange>
                              </w:rPr>
                              <w:t xml:space="preserve"> activity and ciliary localisation (Murone et al., 1999; </w:t>
                            </w:r>
                            <w:proofErr w:type="spellStart"/>
                            <w:r w:rsidRPr="007450AE">
                              <w:rPr>
                                <w:rFonts w:ascii="Arial" w:hAnsi="Arial" w:cs="Arial"/>
                                <w:sz w:val="20"/>
                                <w:rPrChange w:id="639" w:author="Richard Fitzpatrick" w:date="2019-04-26T13:23:00Z">
                                  <w:rPr>
                                    <w:rFonts w:ascii="Arial" w:hAnsi="Arial" w:cs="Arial"/>
                                  </w:rPr>
                                </w:rPrChange>
                              </w:rPr>
                              <w:t>Tukachinsky</w:t>
                            </w:r>
                            <w:proofErr w:type="spellEnd"/>
                            <w:r w:rsidRPr="007450AE">
                              <w:rPr>
                                <w:rFonts w:ascii="Arial" w:hAnsi="Arial" w:cs="Arial"/>
                                <w:sz w:val="20"/>
                                <w:rPrChange w:id="640" w:author="Richard Fitzpatrick" w:date="2019-04-26T13:23:00Z">
                                  <w:rPr>
                                    <w:rFonts w:ascii="Arial" w:hAnsi="Arial" w:cs="Arial"/>
                                  </w:rPr>
                                </w:rPrChange>
                              </w:rPr>
                              <w:t xml:space="preserve"> et al., 2010). During this time, the protein Suppressor of Fused (</w:t>
                            </w:r>
                            <w:proofErr w:type="spellStart"/>
                            <w:r w:rsidRPr="007450AE">
                              <w:rPr>
                                <w:rFonts w:ascii="Arial" w:hAnsi="Arial" w:cs="Arial"/>
                                <w:sz w:val="20"/>
                                <w:rPrChange w:id="641" w:author="Richard Fitzpatrick" w:date="2019-04-26T13:23:00Z">
                                  <w:rPr>
                                    <w:rFonts w:ascii="Arial" w:hAnsi="Arial" w:cs="Arial"/>
                                  </w:rPr>
                                </w:rPrChange>
                              </w:rPr>
                              <w:t>SuFu</w:t>
                            </w:r>
                            <w:proofErr w:type="spellEnd"/>
                            <w:r w:rsidRPr="007450AE">
                              <w:rPr>
                                <w:rFonts w:ascii="Arial" w:hAnsi="Arial" w:cs="Arial"/>
                                <w:sz w:val="20"/>
                                <w:rPrChange w:id="642" w:author="Richard Fitzpatrick" w:date="2019-04-26T13:23:00Z">
                                  <w:rPr>
                                    <w:rFonts w:ascii="Arial" w:hAnsi="Arial" w:cs="Arial"/>
                                  </w:rPr>
                                </w:rPrChange>
                              </w:rPr>
                              <w:t xml:space="preserve">) translocates to the primary cilium, where it is phosphorylated by both protein kinase A (PKA) and glycogen synthase kinase-3 beta (GSK3β; Chen et al., 2011a). Phosphorylated </w:t>
                            </w:r>
                            <w:proofErr w:type="spellStart"/>
                            <w:r w:rsidRPr="007450AE">
                              <w:rPr>
                                <w:rFonts w:ascii="Arial" w:hAnsi="Arial" w:cs="Arial"/>
                                <w:sz w:val="20"/>
                                <w:rPrChange w:id="643" w:author="Richard Fitzpatrick" w:date="2019-04-26T13:23:00Z">
                                  <w:rPr>
                                    <w:rFonts w:ascii="Arial" w:hAnsi="Arial" w:cs="Arial"/>
                                  </w:rPr>
                                </w:rPrChange>
                              </w:rPr>
                              <w:t>SuFu</w:t>
                            </w:r>
                            <w:proofErr w:type="spellEnd"/>
                            <w:r w:rsidRPr="007450AE">
                              <w:rPr>
                                <w:rFonts w:ascii="Arial" w:hAnsi="Arial" w:cs="Arial"/>
                                <w:sz w:val="20"/>
                                <w:rPrChange w:id="644" w:author="Richard Fitzpatrick" w:date="2019-04-26T13:23:00Z">
                                  <w:rPr>
                                    <w:rFonts w:ascii="Arial" w:hAnsi="Arial" w:cs="Arial"/>
                                  </w:rPr>
                                </w:rPrChange>
                              </w:rPr>
                              <w:t xml:space="preserve"> is then retained at the base of the PC, where it binds to either a Gli2 or Gli3 transcription factor to prevent their proteasomal degradation (Chen et al., 2009; Wang et al., 2010). </w:t>
                            </w:r>
                          </w:p>
                          <w:p w14:paraId="05BAEC24" w14:textId="77777777" w:rsidR="00490B47" w:rsidRPr="007450AE" w:rsidRDefault="00490B47">
                            <w:pPr>
                              <w:jc w:val="both"/>
                              <w:rPr>
                                <w:rFonts w:ascii="Arial" w:hAnsi="Arial" w:cs="Arial"/>
                                <w:sz w:val="20"/>
                                <w:rPrChange w:id="645" w:author="Richard Fitzpatrick" w:date="2019-04-26T13:23:00Z">
                                  <w:rPr>
                                    <w:rFonts w:ascii="Arial" w:hAnsi="Arial" w:cs="Arial"/>
                                  </w:rPr>
                                </w:rPrChange>
                              </w:rPr>
                              <w:pPrChange w:id="646" w:author="Richard Fitzpatrick" w:date="2019-04-26T13:23:00Z">
                                <w:pPr/>
                              </w:pPrChange>
                            </w:pPr>
                          </w:p>
                          <w:p w14:paraId="6F01E5A3" w14:textId="77777777" w:rsidR="00490B47" w:rsidRPr="007450AE" w:rsidRDefault="00490B47">
                            <w:pPr>
                              <w:jc w:val="both"/>
                              <w:rPr>
                                <w:sz w:val="20"/>
                                <w:rPrChange w:id="647" w:author="Richard Fitzpatrick" w:date="2019-04-26T13:23:00Z">
                                  <w:rPr/>
                                </w:rPrChange>
                              </w:rPr>
                              <w:pPrChange w:id="648" w:author="Richard Fitzpatrick" w:date="2019-04-26T13:23:00Z">
                                <w:pPr/>
                              </w:pPrChange>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6DDDF7" id="Text Box 4" o:spid="_x0000_s1031" type="#_x0000_t202" style="position:absolute;margin-left:4.5pt;margin-top:280.3pt;width:695.25pt;height:114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" stroked="f">
                <v:textbox>
                  <w:txbxContent>
                    <w:p w14:paraId="42736E8F" w14:textId="77777777" w:rsidR="00490B47" w:rsidRPr="007450AE" w:rsidRDefault="00490B47">
                      <w:pPr>
                        <w:jc w:val="both"/>
                        <w:rPr>
                          <w:rFonts w:ascii="Arial" w:hAnsi="Arial" w:cs="Arial"/>
                          <w:b/>
                          <w:sz w:val="20"/>
                          <w:rPrChange w:id="649" w:author="Richard Fitzpatrick" w:date="2019-04-26T13:23:00Z">
                            <w:rPr>
                              <w:rFonts w:ascii="Arial" w:hAnsi="Arial" w:cs="Arial"/>
                              <w:b/>
                            </w:rPr>
                          </w:rPrChange>
                        </w:rPr>
                        <w:pPrChange w:id="650" w:author="Richard Fitzpatrick" w:date="2019-04-26T13:23:00Z">
                          <w:pPr/>
                        </w:pPrChange>
                      </w:pPr>
                      <w:r w:rsidRPr="007450AE">
                        <w:rPr>
                          <w:rFonts w:ascii="Arial" w:hAnsi="Arial" w:cs="Arial"/>
                          <w:b/>
                          <w:sz w:val="20"/>
                          <w:rPrChange w:id="651" w:author="Richard Fitzpatrick" w:date="2019-04-26T13:23:00Z">
                            <w:rPr>
                              <w:rFonts w:ascii="Arial" w:hAnsi="Arial" w:cs="Arial"/>
                              <w:b/>
                            </w:rPr>
                          </w:rPrChange>
                        </w:rPr>
                        <w:t>Figure 4: Biochemical reactions that occur in the absence of Shh (A) and the corresponding output generated by the biochemical model (B).</w:t>
                      </w:r>
                    </w:p>
                    <w:p w14:paraId="61654953" w14:textId="77777777" w:rsidR="00490B47" w:rsidRPr="007450AE" w:rsidRDefault="00490B47">
                      <w:pPr>
                        <w:jc w:val="both"/>
                        <w:rPr>
                          <w:rFonts w:ascii="Arial" w:hAnsi="Arial" w:cs="Arial"/>
                          <w:sz w:val="20"/>
                          <w:rPrChange w:id="652" w:author="Richard Fitzpatrick" w:date="2019-04-26T13:23:00Z">
                            <w:rPr>
                              <w:rFonts w:ascii="Arial" w:hAnsi="Arial" w:cs="Arial"/>
                            </w:rPr>
                          </w:rPrChange>
                        </w:rPr>
                        <w:pPrChange w:id="653" w:author="Richard Fitzpatrick" w:date="2019-04-26T13:23:00Z">
                          <w:pPr/>
                        </w:pPrChange>
                      </w:pPr>
                      <w:r w:rsidRPr="007450AE">
                        <w:rPr>
                          <w:rFonts w:ascii="Arial" w:hAnsi="Arial" w:cs="Arial"/>
                          <w:sz w:val="20"/>
                          <w:rPrChange w:id="654" w:author="Richard Fitzpatrick" w:date="2019-04-26T13:23:00Z">
                            <w:rPr>
                              <w:rFonts w:ascii="Arial" w:hAnsi="Arial" w:cs="Arial"/>
                            </w:rPr>
                          </w:rPrChange>
                        </w:rPr>
                        <w:t xml:space="preserve">Ptch1 is localised along the entire length of the primary cilium where, through an undetermined mechanism, it supresses </w:t>
                      </w:r>
                      <w:proofErr w:type="spellStart"/>
                      <w:r w:rsidRPr="007450AE">
                        <w:rPr>
                          <w:rFonts w:ascii="Arial" w:hAnsi="Arial" w:cs="Arial"/>
                          <w:sz w:val="20"/>
                          <w:rPrChange w:id="655" w:author="Richard Fitzpatrick" w:date="2019-04-26T13:23:00Z">
                            <w:rPr>
                              <w:rFonts w:ascii="Arial" w:hAnsi="Arial" w:cs="Arial"/>
                            </w:rPr>
                          </w:rPrChange>
                        </w:rPr>
                        <w:t>Smo</w:t>
                      </w:r>
                      <w:proofErr w:type="spellEnd"/>
                      <w:r w:rsidRPr="007450AE">
                        <w:rPr>
                          <w:rFonts w:ascii="Arial" w:hAnsi="Arial" w:cs="Arial"/>
                          <w:sz w:val="20"/>
                          <w:rPrChange w:id="656" w:author="Richard Fitzpatrick" w:date="2019-04-26T13:23:00Z">
                            <w:rPr>
                              <w:rFonts w:ascii="Arial" w:hAnsi="Arial" w:cs="Arial"/>
                            </w:rPr>
                          </w:rPrChange>
                        </w:rPr>
                        <w:t xml:space="preserve"> activity and ciliary localisation (Murone et al., 1999; </w:t>
                      </w:r>
                      <w:proofErr w:type="spellStart"/>
                      <w:r w:rsidRPr="007450AE">
                        <w:rPr>
                          <w:rFonts w:ascii="Arial" w:hAnsi="Arial" w:cs="Arial"/>
                          <w:sz w:val="20"/>
                          <w:rPrChange w:id="657" w:author="Richard Fitzpatrick" w:date="2019-04-26T13:23:00Z">
                            <w:rPr>
                              <w:rFonts w:ascii="Arial" w:hAnsi="Arial" w:cs="Arial"/>
                            </w:rPr>
                          </w:rPrChange>
                        </w:rPr>
                        <w:t>Tukachinsky</w:t>
                      </w:r>
                      <w:proofErr w:type="spellEnd"/>
                      <w:r w:rsidRPr="007450AE">
                        <w:rPr>
                          <w:rFonts w:ascii="Arial" w:hAnsi="Arial" w:cs="Arial"/>
                          <w:sz w:val="20"/>
                          <w:rPrChange w:id="658" w:author="Richard Fitzpatrick" w:date="2019-04-26T13:23:00Z">
                            <w:rPr>
                              <w:rFonts w:ascii="Arial" w:hAnsi="Arial" w:cs="Arial"/>
                            </w:rPr>
                          </w:rPrChange>
                        </w:rPr>
                        <w:t xml:space="preserve"> et al., 2010). During this time, the protein Suppressor of Fused (</w:t>
                      </w:r>
                      <w:proofErr w:type="spellStart"/>
                      <w:r w:rsidRPr="007450AE">
                        <w:rPr>
                          <w:rFonts w:ascii="Arial" w:hAnsi="Arial" w:cs="Arial"/>
                          <w:sz w:val="20"/>
                          <w:rPrChange w:id="659" w:author="Richard Fitzpatrick" w:date="2019-04-26T13:23:00Z">
                            <w:rPr>
                              <w:rFonts w:ascii="Arial" w:hAnsi="Arial" w:cs="Arial"/>
                            </w:rPr>
                          </w:rPrChange>
                        </w:rPr>
                        <w:t>SuFu</w:t>
                      </w:r>
                      <w:proofErr w:type="spellEnd"/>
                      <w:r w:rsidRPr="007450AE">
                        <w:rPr>
                          <w:rFonts w:ascii="Arial" w:hAnsi="Arial" w:cs="Arial"/>
                          <w:sz w:val="20"/>
                          <w:rPrChange w:id="660" w:author="Richard Fitzpatrick" w:date="2019-04-26T13:23:00Z">
                            <w:rPr>
                              <w:rFonts w:ascii="Arial" w:hAnsi="Arial" w:cs="Arial"/>
                            </w:rPr>
                          </w:rPrChange>
                        </w:rPr>
                        <w:t xml:space="preserve">) translocates to the primary cilium, where it is phosphorylated by both protein kinase A (PKA) and glycogen synthase kinase-3 beta (GSK3β; Chen et al., 2011a). Phosphorylated </w:t>
                      </w:r>
                      <w:proofErr w:type="spellStart"/>
                      <w:r w:rsidRPr="007450AE">
                        <w:rPr>
                          <w:rFonts w:ascii="Arial" w:hAnsi="Arial" w:cs="Arial"/>
                          <w:sz w:val="20"/>
                          <w:rPrChange w:id="661" w:author="Richard Fitzpatrick" w:date="2019-04-26T13:23:00Z">
                            <w:rPr>
                              <w:rFonts w:ascii="Arial" w:hAnsi="Arial" w:cs="Arial"/>
                            </w:rPr>
                          </w:rPrChange>
                        </w:rPr>
                        <w:t>SuFu</w:t>
                      </w:r>
                      <w:proofErr w:type="spellEnd"/>
                      <w:r w:rsidRPr="007450AE">
                        <w:rPr>
                          <w:rFonts w:ascii="Arial" w:hAnsi="Arial" w:cs="Arial"/>
                          <w:sz w:val="20"/>
                          <w:rPrChange w:id="662" w:author="Richard Fitzpatrick" w:date="2019-04-26T13:23:00Z">
                            <w:rPr>
                              <w:rFonts w:ascii="Arial" w:hAnsi="Arial" w:cs="Arial"/>
                            </w:rPr>
                          </w:rPrChange>
                        </w:rPr>
                        <w:t xml:space="preserve"> is then retained at the base of the PC, where it binds to either a Gli2 or Gli3 transcription factor to prevent their proteasomal degradation (Chen et al., 2009; Wang et al., 2010). </w:t>
                      </w:r>
                    </w:p>
                    <w:p w14:paraId="05BAEC24" w14:textId="77777777" w:rsidR="00490B47" w:rsidRPr="007450AE" w:rsidRDefault="00490B47">
                      <w:pPr>
                        <w:jc w:val="both"/>
                        <w:rPr>
                          <w:rFonts w:ascii="Arial" w:hAnsi="Arial" w:cs="Arial"/>
                          <w:sz w:val="20"/>
                          <w:rPrChange w:id="663" w:author="Richard Fitzpatrick" w:date="2019-04-26T13:23:00Z">
                            <w:rPr>
                              <w:rFonts w:ascii="Arial" w:hAnsi="Arial" w:cs="Arial"/>
                            </w:rPr>
                          </w:rPrChange>
                        </w:rPr>
                        <w:pPrChange w:id="664" w:author="Richard Fitzpatrick" w:date="2019-04-26T13:23:00Z">
                          <w:pPr/>
                        </w:pPrChange>
                      </w:pPr>
                    </w:p>
                    <w:p w14:paraId="6F01E5A3" w14:textId="77777777" w:rsidR="00490B47" w:rsidRPr="007450AE" w:rsidRDefault="00490B47">
                      <w:pPr>
                        <w:jc w:val="both"/>
                        <w:rPr>
                          <w:sz w:val="20"/>
                          <w:rPrChange w:id="665" w:author="Richard Fitzpatrick" w:date="2019-04-26T13:23:00Z">
                            <w:rPr/>
                          </w:rPrChange>
                        </w:rPr>
                        <w:pPrChange w:id="666" w:author="Richard Fitzpatrick" w:date="2019-04-26T13:23:00Z">
                          <w:pPr/>
                        </w:pPrChange>
                      </w:pPr>
                    </w:p>
                  </w:txbxContent>
                </v:textbox>
                <w10:wrap type="topAndBottom"/>
              </v:shape>
            </w:pict>
          </mc:Fallback>
        </mc:AlternateContent>
      </w:r>
      <w:r w:rsidRPr="00C87A71">
        <w:rPr>
          <w:rFonts w:ascii="Arial" w:hAnsi="Arial" w:cs="Arial"/>
          <w:noProof/>
          <w:lang w:eastAsia="en-GB"/>
        </w:rPr>
        <mc:AlternateContent>
          <mc:Choice Requires="wps">
            <w:drawing>
              <wp:anchor distT="45720" distB="45720" distL="114300" distR="114300" simplePos="0" relativeHeight="251676672" behindDoc="0" locked="0" layoutInCell="1" allowOverlap="1" wp14:anchorId="3E8B4277" wp14:editId="7F81AA0A">
                <wp:simplePos x="0" y="0"/>
                <wp:positionH relativeFrom="column">
                  <wp:posOffset>-1270</wp:posOffset>
                </wp:positionH>
                <wp:positionV relativeFrom="paragraph">
                  <wp:posOffset>-2540</wp:posOffset>
                </wp:positionV>
                <wp:extent cx="391795" cy="296545"/>
                <wp:effectExtent l="0" t="0" r="0" b="0"/>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795" cy="296545"/>
                        </a:xfrm>
                        <a:prstGeom prst="rect">
                          <a:avLst/>
                        </a:prstGeom>
                        <a:noFill/>
                        <a:ln w="9525">
                          <a:noFill/>
                          <a:miter lim="800000"/>
                          <a:headEnd/>
                          <a:tailEnd/>
                        </a:ln>
                      </wps:spPr>
                      <wps:txbx>
                        <w:txbxContent>
                          <w:p w14:paraId="6AD99596" w14:textId="77777777" w:rsidR="00490B47" w:rsidRPr="0094530A" w:rsidRDefault="00490B47" w:rsidP="006E792D">
                            <w:pPr>
                              <w:rPr>
                                <w:rFonts w:ascii="Arial" w:hAnsi="Arial" w:cs="Arial"/>
                                <w:b/>
                              </w:rPr>
                            </w:pPr>
                            <w:r w:rsidRPr="0094530A">
                              <w:rPr>
                                <w:rFonts w:ascii="Arial" w:hAnsi="Arial" w:cs="Arial"/>
                                <w:b/>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8B4277" id="_x0000_s1032" type="#_x0000_t202" style="position:absolute;margin-left:-.1pt;margin-top:-.2pt;width:30.85pt;height:23.35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" filled="f" stroked="f">
                <v:textbox>
                  <w:txbxContent>
                    <w:p w14:paraId="6AD99596" w14:textId="77777777" w:rsidR="00490B47" w:rsidRPr="0094530A" w:rsidRDefault="00490B47" w:rsidP="006E792D">
                      <w:pPr>
                        <w:rPr>
                          <w:rFonts w:ascii="Arial" w:hAnsi="Arial" w:cs="Arial"/>
                          <w:b/>
                        </w:rPr>
                      </w:pPr>
                      <w:r w:rsidRPr="0094530A">
                        <w:rPr>
                          <w:rFonts w:ascii="Arial" w:hAnsi="Arial" w:cs="Arial"/>
                          <w:b/>
                        </w:rPr>
                        <w:t>(A)</w:t>
                      </w:r>
                    </w:p>
                  </w:txbxContent>
                </v:textbox>
              </v:shape>
            </w:pict>
          </mc:Fallback>
        </mc:AlternateContent>
      </w:r>
      <w:r w:rsidRPr="00C87A71">
        <w:rPr>
          <w:rFonts w:ascii="Arial" w:hAnsi="Arial" w:cs="Arial"/>
          <w:noProof/>
          <w:lang w:eastAsia="en-GB"/>
        </w:rPr>
        <mc:AlternateContent>
          <mc:Choice Requires="wps">
            <w:drawing>
              <wp:anchor distT="45720" distB="45720" distL="114300" distR="114300" simplePos="0" relativeHeight="251677696" behindDoc="0" locked="0" layoutInCell="1" allowOverlap="1" wp14:anchorId="2C654788" wp14:editId="4475F6A9">
                <wp:simplePos x="0" y="0"/>
                <wp:positionH relativeFrom="column">
                  <wp:posOffset>4197985</wp:posOffset>
                </wp:positionH>
                <wp:positionV relativeFrom="paragraph">
                  <wp:posOffset>-2540</wp:posOffset>
                </wp:positionV>
                <wp:extent cx="391795" cy="296545"/>
                <wp:effectExtent l="0" t="0" r="0" b="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795" cy="296545"/>
                        </a:xfrm>
                        <a:prstGeom prst="rect">
                          <a:avLst/>
                        </a:prstGeom>
                        <a:noFill/>
                        <a:ln w="9525">
                          <a:noFill/>
                          <a:miter lim="800000"/>
                          <a:headEnd/>
                          <a:tailEnd/>
                        </a:ln>
                      </wps:spPr>
                      <wps:txbx>
                        <w:txbxContent>
                          <w:p w14:paraId="69E49CB0" w14:textId="77777777" w:rsidR="00490B47" w:rsidRPr="0094530A" w:rsidRDefault="00490B47" w:rsidP="006E792D">
                            <w:pPr>
                              <w:rPr>
                                <w:rFonts w:ascii="Arial" w:hAnsi="Arial" w:cs="Arial"/>
                                <w:b/>
                              </w:rPr>
                            </w:pPr>
                            <w:r w:rsidRPr="0094530A">
                              <w:rPr>
                                <w:rFonts w:ascii="Arial" w:hAnsi="Arial" w:cs="Arial"/>
                                <w:b/>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654788" id="_x0000_s1033" type="#_x0000_t202" style="position:absolute;margin-left:330.55pt;margin-top:-.2pt;width:30.85pt;height:23.35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" filled="f" stroked="f">
                <v:textbox>
                  <w:txbxContent>
                    <w:p w14:paraId="69E49CB0" w14:textId="77777777" w:rsidR="00490B47" w:rsidRPr="0094530A" w:rsidRDefault="00490B47" w:rsidP="006E792D">
                      <w:pPr>
                        <w:rPr>
                          <w:rFonts w:ascii="Arial" w:hAnsi="Arial" w:cs="Arial"/>
                          <w:b/>
                        </w:rPr>
                      </w:pPr>
                      <w:r w:rsidRPr="0094530A">
                        <w:rPr>
                          <w:rFonts w:ascii="Arial" w:hAnsi="Arial" w:cs="Arial"/>
                          <w:b/>
                        </w:rPr>
                        <w:t>(B)</w:t>
                      </w:r>
                    </w:p>
                  </w:txbxContent>
                </v:textbox>
              </v:shape>
            </w:pict>
          </mc:Fallback>
        </mc:AlternateContent>
      </w:r>
      <w:r>
        <w:rPr>
          <w:noProof/>
          <w:lang w:eastAsia="en-GB"/>
        </w:rPr>
        <w:drawing>
          <wp:anchor distT="0" distB="0" distL="114300" distR="114300" simplePos="0" relativeHeight="251675648" behindDoc="0" locked="0" layoutInCell="1" allowOverlap="1" wp14:anchorId="7C848B74" wp14:editId="03E6EE16">
            <wp:simplePos x="0" y="0"/>
            <wp:positionH relativeFrom="column">
              <wp:posOffset>0</wp:posOffset>
            </wp:positionH>
            <wp:positionV relativeFrom="paragraph">
              <wp:posOffset>0</wp:posOffset>
            </wp:positionV>
            <wp:extent cx="4476750" cy="3348355"/>
            <wp:effectExtent l="0" t="0" r="0" b="4445"/>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14069" t="9770" r="6876" b="11593"/>
                    <a:stretch/>
                  </pic:blipFill>
                  <pic:spPr bwMode="auto">
                    <a:xfrm>
                      <a:off x="0" y="0"/>
                      <a:ext cx="4476750" cy="33483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AAD3E49" w14:textId="77777777" w:rsidR="006E792D" w:rsidRDefault="006E792D" w:rsidP="006E792D">
      <w:r>
        <w:rPr>
          <w:noProof/>
          <w:lang w:eastAsia="en-GB"/>
        </w:rPr>
        <w:lastRenderedPageBreak/>
        <w:drawing>
          <wp:anchor distT="0" distB="0" distL="114300" distR="114300" simplePos="0" relativeHeight="251692032" behindDoc="0" locked="0" layoutInCell="1" allowOverlap="1" wp14:anchorId="4D4868BB" wp14:editId="6DE6A440">
            <wp:simplePos x="0" y="0"/>
            <wp:positionH relativeFrom="column">
              <wp:posOffset>4540363</wp:posOffset>
            </wp:positionH>
            <wp:positionV relativeFrom="paragraph">
              <wp:posOffset>511</wp:posOffset>
            </wp:positionV>
            <wp:extent cx="4476750" cy="3380740"/>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476750" cy="3380740"/>
                    </a:xfrm>
                    <a:prstGeom prst="rect">
                      <a:avLst/>
                    </a:prstGeom>
                    <a:noFill/>
                  </pic:spPr>
                </pic:pic>
              </a:graphicData>
            </a:graphic>
            <wp14:sizeRelH relativeFrom="margin">
              <wp14:pctWidth>0</wp14:pctWidth>
            </wp14:sizeRelH>
            <wp14:sizeRelV relativeFrom="margin">
              <wp14:pctHeight>0</wp14:pctHeight>
            </wp14:sizeRelV>
          </wp:anchor>
        </w:drawing>
      </w:r>
      <w:r w:rsidRPr="00DB6782">
        <w:rPr>
          <w:noProof/>
          <w:lang w:eastAsia="en-GB"/>
        </w:rPr>
        <mc:AlternateContent>
          <mc:Choice Requires="wps">
            <w:drawing>
              <wp:anchor distT="45720" distB="45720" distL="114300" distR="114300" simplePos="0" relativeHeight="251682816" behindDoc="0" locked="0" layoutInCell="1" allowOverlap="1" wp14:anchorId="44380EAE" wp14:editId="17FD051C">
                <wp:simplePos x="0" y="0"/>
                <wp:positionH relativeFrom="column">
                  <wp:posOffset>68239</wp:posOffset>
                </wp:positionH>
                <wp:positionV relativeFrom="paragraph">
                  <wp:posOffset>3525681</wp:posOffset>
                </wp:positionV>
                <wp:extent cx="8829675" cy="1986236"/>
                <wp:effectExtent l="0" t="0" r="9525" b="0"/>
                <wp:wrapTopAndBottom/>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29675" cy="1986236"/>
                        </a:xfrm>
                        <a:prstGeom prst="rect">
                          <a:avLst/>
                        </a:prstGeom>
                        <a:solidFill>
                          <a:srgbClr val="FFFFFF"/>
                        </a:solidFill>
                        <a:ln w="9525">
                          <a:noFill/>
                          <a:miter lim="800000"/>
                          <a:headEnd/>
                          <a:tailEnd/>
                        </a:ln>
                      </wps:spPr>
                      <wps:txbx>
                        <w:txbxContent>
                          <w:p w14:paraId="1DC3CFDA" w14:textId="77777777" w:rsidR="00490B47" w:rsidRPr="007450AE" w:rsidRDefault="00490B47">
                            <w:pPr>
                              <w:jc w:val="both"/>
                              <w:rPr>
                                <w:rFonts w:ascii="Arial" w:hAnsi="Arial" w:cs="Arial"/>
                                <w:b/>
                                <w:sz w:val="20"/>
                                <w:rPrChange w:id="667" w:author="Richard Fitzpatrick" w:date="2019-04-26T13:23:00Z">
                                  <w:rPr>
                                    <w:rFonts w:ascii="Arial" w:hAnsi="Arial" w:cs="Arial"/>
                                    <w:b/>
                                  </w:rPr>
                                </w:rPrChange>
                              </w:rPr>
                              <w:pPrChange w:id="668" w:author="Richard Fitzpatrick" w:date="2019-04-26T13:23:00Z">
                                <w:pPr/>
                              </w:pPrChange>
                            </w:pPr>
                            <w:r w:rsidRPr="007450AE">
                              <w:rPr>
                                <w:rFonts w:ascii="Arial" w:hAnsi="Arial" w:cs="Arial"/>
                                <w:b/>
                                <w:sz w:val="20"/>
                                <w:rPrChange w:id="669" w:author="Richard Fitzpatrick" w:date="2019-04-26T13:23:00Z">
                                  <w:rPr>
                                    <w:rFonts w:ascii="Arial" w:hAnsi="Arial" w:cs="Arial"/>
                                    <w:b/>
                                  </w:rPr>
                                </w:rPrChange>
                              </w:rPr>
                              <w:t>Figure 5: Biochemical reactions that occur in the absence of Shh (A) and the corresponding output generated by the biochemical model (B).</w:t>
                            </w:r>
                          </w:p>
                          <w:p w14:paraId="7C0997BD" w14:textId="77777777" w:rsidR="00490B47" w:rsidRPr="007450AE" w:rsidRDefault="00490B47">
                            <w:pPr>
                              <w:jc w:val="both"/>
                              <w:rPr>
                                <w:rFonts w:ascii="Arial" w:hAnsi="Arial" w:cs="Arial"/>
                                <w:sz w:val="20"/>
                                <w:rPrChange w:id="670" w:author="Richard Fitzpatrick" w:date="2019-04-26T13:23:00Z">
                                  <w:rPr>
                                    <w:rFonts w:ascii="Arial" w:hAnsi="Arial" w:cs="Arial"/>
                                  </w:rPr>
                                </w:rPrChange>
                              </w:rPr>
                              <w:pPrChange w:id="671" w:author="Richard Fitzpatrick" w:date="2019-04-26T13:23:00Z">
                                <w:pPr/>
                              </w:pPrChange>
                            </w:pPr>
                            <w:r w:rsidRPr="007450AE">
                              <w:rPr>
                                <w:rFonts w:ascii="Arial" w:hAnsi="Arial" w:cs="Arial"/>
                                <w:sz w:val="20"/>
                                <w:rPrChange w:id="672" w:author="Richard Fitzpatrick" w:date="2019-04-26T13:23:00Z">
                                  <w:rPr>
                                    <w:rFonts w:ascii="Arial" w:hAnsi="Arial" w:cs="Arial"/>
                                  </w:rPr>
                                </w:rPrChange>
                              </w:rPr>
                              <w:t xml:space="preserve">GPR161 translocates to the ciliary membrane from the soma where, through an undetermined mechanism, it activates adenylyl cyclases (Bishop et al., 2007; Mukhopadhyay et al., 2013). In turn, this generates </w:t>
                            </w:r>
                            <w:proofErr w:type="gramStart"/>
                            <w:r w:rsidRPr="007450AE">
                              <w:rPr>
                                <w:rFonts w:ascii="Arial" w:hAnsi="Arial" w:cs="Arial"/>
                                <w:sz w:val="20"/>
                                <w:rPrChange w:id="673" w:author="Richard Fitzpatrick" w:date="2019-04-26T13:23:00Z">
                                  <w:rPr>
                                    <w:rFonts w:ascii="Arial" w:hAnsi="Arial" w:cs="Arial"/>
                                  </w:rPr>
                                </w:rPrChange>
                              </w:rPr>
                              <w:t>sufficient</w:t>
                            </w:r>
                            <w:proofErr w:type="gramEnd"/>
                            <w:r w:rsidRPr="007450AE">
                              <w:rPr>
                                <w:rFonts w:ascii="Arial" w:hAnsi="Arial" w:cs="Arial"/>
                                <w:sz w:val="20"/>
                                <w:rPrChange w:id="674" w:author="Richard Fitzpatrick" w:date="2019-04-26T13:23:00Z">
                                  <w:rPr>
                                    <w:rFonts w:ascii="Arial" w:hAnsi="Arial" w:cs="Arial"/>
                                  </w:rPr>
                                </w:rPrChange>
                              </w:rPr>
                              <w:t xml:space="preserve"> cyclic AMP (cAMP) to activate a separate pool of PKA which, alongside casein kinase 1 (CK1) and GSK3β, simultaneously phosphorylate either the Gli2 or Gli3 that is bound to </w:t>
                            </w:r>
                            <w:proofErr w:type="spellStart"/>
                            <w:r w:rsidRPr="007450AE">
                              <w:rPr>
                                <w:rFonts w:ascii="Arial" w:hAnsi="Arial" w:cs="Arial"/>
                                <w:sz w:val="20"/>
                                <w:rPrChange w:id="675" w:author="Richard Fitzpatrick" w:date="2019-04-26T13:23:00Z">
                                  <w:rPr>
                                    <w:rFonts w:ascii="Arial" w:hAnsi="Arial" w:cs="Arial"/>
                                  </w:rPr>
                                </w:rPrChange>
                              </w:rPr>
                              <w:t>SuFu</w:t>
                            </w:r>
                            <w:proofErr w:type="spellEnd"/>
                            <w:r w:rsidRPr="007450AE">
                              <w:rPr>
                                <w:rFonts w:ascii="Arial" w:hAnsi="Arial" w:cs="Arial"/>
                                <w:sz w:val="20"/>
                                <w:rPrChange w:id="676" w:author="Richard Fitzpatrick" w:date="2019-04-26T13:23:00Z">
                                  <w:rPr>
                                    <w:rFonts w:ascii="Arial" w:hAnsi="Arial" w:cs="Arial"/>
                                  </w:rPr>
                                </w:rPrChange>
                              </w:rPr>
                              <w:t xml:space="preserve"> (</w:t>
                            </w:r>
                            <w:proofErr w:type="spellStart"/>
                            <w:r w:rsidRPr="007450AE">
                              <w:rPr>
                                <w:rFonts w:ascii="Arial" w:hAnsi="Arial" w:cs="Arial"/>
                                <w:sz w:val="20"/>
                                <w:rPrChange w:id="677" w:author="Richard Fitzpatrick" w:date="2019-04-26T13:23:00Z">
                                  <w:rPr>
                                    <w:rFonts w:ascii="Arial" w:hAnsi="Arial" w:cs="Arial"/>
                                  </w:rPr>
                                </w:rPrChange>
                              </w:rPr>
                              <w:t>Lodish</w:t>
                            </w:r>
                            <w:proofErr w:type="spellEnd"/>
                            <w:r w:rsidRPr="007450AE">
                              <w:rPr>
                                <w:rFonts w:ascii="Arial" w:hAnsi="Arial" w:cs="Arial"/>
                                <w:sz w:val="20"/>
                                <w:rPrChange w:id="678" w:author="Richard Fitzpatrick" w:date="2019-04-26T13:23:00Z">
                                  <w:rPr>
                                    <w:rFonts w:ascii="Arial" w:hAnsi="Arial" w:cs="Arial"/>
                                  </w:rPr>
                                </w:rPrChange>
                              </w:rPr>
                              <w:t xml:space="preserve"> et al., 2016; Pak and Segal, 2016). These phosphorylated Glis then detach from </w:t>
                            </w:r>
                            <w:proofErr w:type="spellStart"/>
                            <w:r w:rsidRPr="007450AE">
                              <w:rPr>
                                <w:rFonts w:ascii="Arial" w:hAnsi="Arial" w:cs="Arial"/>
                                <w:sz w:val="20"/>
                                <w:rPrChange w:id="679" w:author="Richard Fitzpatrick" w:date="2019-04-26T13:23:00Z">
                                  <w:rPr>
                                    <w:rFonts w:ascii="Arial" w:hAnsi="Arial" w:cs="Arial"/>
                                  </w:rPr>
                                </w:rPrChange>
                              </w:rPr>
                              <w:t>SuFu</w:t>
                            </w:r>
                            <w:proofErr w:type="spellEnd"/>
                            <w:r w:rsidRPr="007450AE">
                              <w:rPr>
                                <w:rFonts w:ascii="Arial" w:hAnsi="Arial" w:cs="Arial"/>
                                <w:sz w:val="20"/>
                                <w:rPrChange w:id="680" w:author="Richard Fitzpatrick" w:date="2019-04-26T13:23:00Z">
                                  <w:rPr>
                                    <w:rFonts w:ascii="Arial" w:hAnsi="Arial" w:cs="Arial"/>
                                  </w:rPr>
                                </w:rPrChange>
                              </w:rPr>
                              <w:t xml:space="preserve">, and both translocate to the soma, where </w:t>
                            </w:r>
                            <w:proofErr w:type="spellStart"/>
                            <w:r w:rsidRPr="007450AE">
                              <w:rPr>
                                <w:rFonts w:ascii="Arial" w:hAnsi="Arial" w:cs="Arial"/>
                                <w:sz w:val="20"/>
                                <w:rPrChange w:id="681" w:author="Richard Fitzpatrick" w:date="2019-04-26T13:23:00Z">
                                  <w:rPr>
                                    <w:rFonts w:ascii="Arial" w:hAnsi="Arial" w:cs="Arial"/>
                                  </w:rPr>
                                </w:rPrChange>
                              </w:rPr>
                              <w:t>SuFu</w:t>
                            </w:r>
                            <w:proofErr w:type="spellEnd"/>
                            <w:r w:rsidRPr="007450AE">
                              <w:rPr>
                                <w:rFonts w:ascii="Arial" w:hAnsi="Arial" w:cs="Arial"/>
                                <w:sz w:val="20"/>
                                <w:rPrChange w:id="682" w:author="Richard Fitzpatrick" w:date="2019-04-26T13:23:00Z">
                                  <w:rPr>
                                    <w:rFonts w:ascii="Arial" w:hAnsi="Arial" w:cs="Arial"/>
                                  </w:rPr>
                                </w:rPrChange>
                              </w:rPr>
                              <w:t xml:space="preserve"> is degraded by an unknown mechanism, whilst the phosphorylated Glis are recruited by β-transducin repeat-containing protein (β</w:t>
                            </w:r>
                            <w:r w:rsidRPr="007450AE">
                              <w:rPr>
                                <w:rFonts w:ascii="Cambria Math" w:hAnsi="Cambria Math" w:cs="Cambria Math"/>
                                <w:sz w:val="20"/>
                                <w:rPrChange w:id="683" w:author="Richard Fitzpatrick" w:date="2019-04-26T13:23:00Z">
                                  <w:rPr>
                                    <w:rFonts w:ascii="Cambria Math" w:hAnsi="Cambria Math" w:cs="Cambria Math"/>
                                  </w:rPr>
                                </w:rPrChange>
                              </w:rPr>
                              <w:t>‐</w:t>
                            </w:r>
                            <w:proofErr w:type="spellStart"/>
                            <w:r w:rsidRPr="007450AE">
                              <w:rPr>
                                <w:rFonts w:ascii="Arial" w:hAnsi="Arial" w:cs="Arial"/>
                                <w:sz w:val="20"/>
                                <w:rPrChange w:id="684" w:author="Richard Fitzpatrick" w:date="2019-04-26T13:23:00Z">
                                  <w:rPr>
                                    <w:rFonts w:ascii="Arial" w:hAnsi="Arial" w:cs="Arial"/>
                                  </w:rPr>
                                </w:rPrChange>
                              </w:rPr>
                              <w:t>TrCP</w:t>
                            </w:r>
                            <w:proofErr w:type="spellEnd"/>
                            <w:r w:rsidRPr="007450AE">
                              <w:rPr>
                                <w:rFonts w:ascii="Arial" w:hAnsi="Arial" w:cs="Arial"/>
                                <w:sz w:val="20"/>
                                <w:rPrChange w:id="685" w:author="Richard Fitzpatrick" w:date="2019-04-26T13:23:00Z">
                                  <w:rPr>
                                    <w:rFonts w:ascii="Arial" w:hAnsi="Arial" w:cs="Arial"/>
                                  </w:rPr>
                                </w:rPrChange>
                              </w:rPr>
                              <w:t xml:space="preserve">) to be ubiquitinated by </w:t>
                            </w:r>
                            <w:proofErr w:type="spellStart"/>
                            <w:r w:rsidRPr="007450AE">
                              <w:rPr>
                                <w:rFonts w:ascii="Arial" w:hAnsi="Arial" w:cs="Arial"/>
                                <w:sz w:val="20"/>
                                <w:rPrChange w:id="686" w:author="Richard Fitzpatrick" w:date="2019-04-26T13:23:00Z">
                                  <w:rPr>
                                    <w:rFonts w:ascii="Arial" w:hAnsi="Arial" w:cs="Arial"/>
                                  </w:rPr>
                                </w:rPrChange>
                              </w:rPr>
                              <w:t>Cullin</w:t>
                            </w:r>
                            <w:proofErr w:type="spellEnd"/>
                            <w:r w:rsidRPr="007450AE">
                              <w:rPr>
                                <w:rFonts w:ascii="Arial" w:hAnsi="Arial" w:cs="Arial"/>
                                <w:sz w:val="20"/>
                                <w:rPrChange w:id="687" w:author="Richard Fitzpatrick" w:date="2019-04-26T13:23:00Z">
                                  <w:rPr>
                                    <w:rFonts w:ascii="Arial" w:hAnsi="Arial" w:cs="Arial"/>
                                  </w:rPr>
                                </w:rPrChange>
                              </w:rPr>
                              <w:t xml:space="preserve"> 1 (Cul1; Wang and Li, 2006). The Glis are then partially cleaved by the proteasome which always causes Gli3 and sometimes Gli2 to be converted into a transcriptional repressor of Shh target genes, which translocates to the nucleus to repress gene expression (Cohen, 2014). Once the repressor is no longer bound, it is degraded through unknown activity (Pak and Segal, 2016).</w:t>
                            </w:r>
                          </w:p>
                          <w:p w14:paraId="170F31B0" w14:textId="77777777" w:rsidR="00490B47" w:rsidRPr="007450AE" w:rsidRDefault="00490B47">
                            <w:pPr>
                              <w:jc w:val="both"/>
                              <w:rPr>
                                <w:rFonts w:ascii="Arial" w:hAnsi="Arial" w:cs="Arial"/>
                                <w:sz w:val="20"/>
                                <w:rPrChange w:id="688" w:author="Richard Fitzpatrick" w:date="2019-04-26T13:23:00Z">
                                  <w:rPr>
                                    <w:rFonts w:ascii="Arial" w:hAnsi="Arial" w:cs="Arial"/>
                                  </w:rPr>
                                </w:rPrChange>
                              </w:rPr>
                              <w:pPrChange w:id="689" w:author="Richard Fitzpatrick" w:date="2019-04-26T13:23:00Z">
                                <w:pPr/>
                              </w:pPrChange>
                            </w:pPr>
                          </w:p>
                          <w:p w14:paraId="3CF1E283" w14:textId="77777777" w:rsidR="00490B47" w:rsidRPr="007450AE" w:rsidRDefault="00490B47">
                            <w:pPr>
                              <w:jc w:val="both"/>
                              <w:rPr>
                                <w:sz w:val="20"/>
                                <w:rPrChange w:id="690" w:author="Richard Fitzpatrick" w:date="2019-04-26T13:23:00Z">
                                  <w:rPr/>
                                </w:rPrChange>
                              </w:rPr>
                              <w:pPrChange w:id="691" w:author="Richard Fitzpatrick" w:date="2019-04-26T13:23:00Z">
                                <w:pPr/>
                              </w:pPrChange>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380EAE" id="Text Box 15" o:spid="_x0000_s1034" type="#_x0000_t202" style="position:absolute;margin-left:5.35pt;margin-top:277.6pt;width:695.25pt;height:156.4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" stroked="f">
                <v:textbox>
                  <w:txbxContent>
                    <w:p w14:paraId="1DC3CFDA" w14:textId="77777777" w:rsidR="00490B47" w:rsidRPr="007450AE" w:rsidRDefault="00490B47">
                      <w:pPr>
                        <w:jc w:val="both"/>
                        <w:rPr>
                          <w:rFonts w:ascii="Arial" w:hAnsi="Arial" w:cs="Arial"/>
                          <w:b/>
                          <w:sz w:val="20"/>
                          <w:rPrChange w:id="692" w:author="Richard Fitzpatrick" w:date="2019-04-26T13:23:00Z">
                            <w:rPr>
                              <w:rFonts w:ascii="Arial" w:hAnsi="Arial" w:cs="Arial"/>
                              <w:b/>
                            </w:rPr>
                          </w:rPrChange>
                        </w:rPr>
                        <w:pPrChange w:id="693" w:author="Richard Fitzpatrick" w:date="2019-04-26T13:23:00Z">
                          <w:pPr/>
                        </w:pPrChange>
                      </w:pPr>
                      <w:r w:rsidRPr="007450AE">
                        <w:rPr>
                          <w:rFonts w:ascii="Arial" w:hAnsi="Arial" w:cs="Arial"/>
                          <w:b/>
                          <w:sz w:val="20"/>
                          <w:rPrChange w:id="694" w:author="Richard Fitzpatrick" w:date="2019-04-26T13:23:00Z">
                            <w:rPr>
                              <w:rFonts w:ascii="Arial" w:hAnsi="Arial" w:cs="Arial"/>
                              <w:b/>
                            </w:rPr>
                          </w:rPrChange>
                        </w:rPr>
                        <w:t>Figure 5: Biochemical reactions that occur in the absence of Shh (A) and the corresponding output generated by the biochemical model (B).</w:t>
                      </w:r>
                    </w:p>
                    <w:p w14:paraId="7C0997BD" w14:textId="77777777" w:rsidR="00490B47" w:rsidRPr="007450AE" w:rsidRDefault="00490B47">
                      <w:pPr>
                        <w:jc w:val="both"/>
                        <w:rPr>
                          <w:rFonts w:ascii="Arial" w:hAnsi="Arial" w:cs="Arial"/>
                          <w:sz w:val="20"/>
                          <w:rPrChange w:id="695" w:author="Richard Fitzpatrick" w:date="2019-04-26T13:23:00Z">
                            <w:rPr>
                              <w:rFonts w:ascii="Arial" w:hAnsi="Arial" w:cs="Arial"/>
                            </w:rPr>
                          </w:rPrChange>
                        </w:rPr>
                        <w:pPrChange w:id="696" w:author="Richard Fitzpatrick" w:date="2019-04-26T13:23:00Z">
                          <w:pPr/>
                        </w:pPrChange>
                      </w:pPr>
                      <w:r w:rsidRPr="007450AE">
                        <w:rPr>
                          <w:rFonts w:ascii="Arial" w:hAnsi="Arial" w:cs="Arial"/>
                          <w:sz w:val="20"/>
                          <w:rPrChange w:id="697" w:author="Richard Fitzpatrick" w:date="2019-04-26T13:23:00Z">
                            <w:rPr>
                              <w:rFonts w:ascii="Arial" w:hAnsi="Arial" w:cs="Arial"/>
                            </w:rPr>
                          </w:rPrChange>
                        </w:rPr>
                        <w:t xml:space="preserve">GPR161 translocates to the ciliary membrane from the soma where, through an undetermined mechanism, it activates adenylyl cyclases (Bishop et al., 2007; Mukhopadhyay et al., 2013). In turn, this generates </w:t>
                      </w:r>
                      <w:proofErr w:type="gramStart"/>
                      <w:r w:rsidRPr="007450AE">
                        <w:rPr>
                          <w:rFonts w:ascii="Arial" w:hAnsi="Arial" w:cs="Arial"/>
                          <w:sz w:val="20"/>
                          <w:rPrChange w:id="698" w:author="Richard Fitzpatrick" w:date="2019-04-26T13:23:00Z">
                            <w:rPr>
                              <w:rFonts w:ascii="Arial" w:hAnsi="Arial" w:cs="Arial"/>
                            </w:rPr>
                          </w:rPrChange>
                        </w:rPr>
                        <w:t>sufficient</w:t>
                      </w:r>
                      <w:proofErr w:type="gramEnd"/>
                      <w:r w:rsidRPr="007450AE">
                        <w:rPr>
                          <w:rFonts w:ascii="Arial" w:hAnsi="Arial" w:cs="Arial"/>
                          <w:sz w:val="20"/>
                          <w:rPrChange w:id="699" w:author="Richard Fitzpatrick" w:date="2019-04-26T13:23:00Z">
                            <w:rPr>
                              <w:rFonts w:ascii="Arial" w:hAnsi="Arial" w:cs="Arial"/>
                            </w:rPr>
                          </w:rPrChange>
                        </w:rPr>
                        <w:t xml:space="preserve"> cyclic AMP (cAMP) to activate a separate pool of PKA which, alongside casein kinase 1 (CK1) and GSK3β, simultaneously phosphorylate either the Gli2 or Gli3 that is bound to </w:t>
                      </w:r>
                      <w:proofErr w:type="spellStart"/>
                      <w:r w:rsidRPr="007450AE">
                        <w:rPr>
                          <w:rFonts w:ascii="Arial" w:hAnsi="Arial" w:cs="Arial"/>
                          <w:sz w:val="20"/>
                          <w:rPrChange w:id="700" w:author="Richard Fitzpatrick" w:date="2019-04-26T13:23:00Z">
                            <w:rPr>
                              <w:rFonts w:ascii="Arial" w:hAnsi="Arial" w:cs="Arial"/>
                            </w:rPr>
                          </w:rPrChange>
                        </w:rPr>
                        <w:t>SuFu</w:t>
                      </w:r>
                      <w:proofErr w:type="spellEnd"/>
                      <w:r w:rsidRPr="007450AE">
                        <w:rPr>
                          <w:rFonts w:ascii="Arial" w:hAnsi="Arial" w:cs="Arial"/>
                          <w:sz w:val="20"/>
                          <w:rPrChange w:id="701" w:author="Richard Fitzpatrick" w:date="2019-04-26T13:23:00Z">
                            <w:rPr>
                              <w:rFonts w:ascii="Arial" w:hAnsi="Arial" w:cs="Arial"/>
                            </w:rPr>
                          </w:rPrChange>
                        </w:rPr>
                        <w:t xml:space="preserve"> (</w:t>
                      </w:r>
                      <w:proofErr w:type="spellStart"/>
                      <w:r w:rsidRPr="007450AE">
                        <w:rPr>
                          <w:rFonts w:ascii="Arial" w:hAnsi="Arial" w:cs="Arial"/>
                          <w:sz w:val="20"/>
                          <w:rPrChange w:id="702" w:author="Richard Fitzpatrick" w:date="2019-04-26T13:23:00Z">
                            <w:rPr>
                              <w:rFonts w:ascii="Arial" w:hAnsi="Arial" w:cs="Arial"/>
                            </w:rPr>
                          </w:rPrChange>
                        </w:rPr>
                        <w:t>Lodish</w:t>
                      </w:r>
                      <w:proofErr w:type="spellEnd"/>
                      <w:r w:rsidRPr="007450AE">
                        <w:rPr>
                          <w:rFonts w:ascii="Arial" w:hAnsi="Arial" w:cs="Arial"/>
                          <w:sz w:val="20"/>
                          <w:rPrChange w:id="703" w:author="Richard Fitzpatrick" w:date="2019-04-26T13:23:00Z">
                            <w:rPr>
                              <w:rFonts w:ascii="Arial" w:hAnsi="Arial" w:cs="Arial"/>
                            </w:rPr>
                          </w:rPrChange>
                        </w:rPr>
                        <w:t xml:space="preserve"> et al., 2016; Pak and Segal, 2016). These phosphorylated Glis then detach from </w:t>
                      </w:r>
                      <w:proofErr w:type="spellStart"/>
                      <w:r w:rsidRPr="007450AE">
                        <w:rPr>
                          <w:rFonts w:ascii="Arial" w:hAnsi="Arial" w:cs="Arial"/>
                          <w:sz w:val="20"/>
                          <w:rPrChange w:id="704" w:author="Richard Fitzpatrick" w:date="2019-04-26T13:23:00Z">
                            <w:rPr>
                              <w:rFonts w:ascii="Arial" w:hAnsi="Arial" w:cs="Arial"/>
                            </w:rPr>
                          </w:rPrChange>
                        </w:rPr>
                        <w:t>SuFu</w:t>
                      </w:r>
                      <w:proofErr w:type="spellEnd"/>
                      <w:r w:rsidRPr="007450AE">
                        <w:rPr>
                          <w:rFonts w:ascii="Arial" w:hAnsi="Arial" w:cs="Arial"/>
                          <w:sz w:val="20"/>
                          <w:rPrChange w:id="705" w:author="Richard Fitzpatrick" w:date="2019-04-26T13:23:00Z">
                            <w:rPr>
                              <w:rFonts w:ascii="Arial" w:hAnsi="Arial" w:cs="Arial"/>
                            </w:rPr>
                          </w:rPrChange>
                        </w:rPr>
                        <w:t xml:space="preserve">, and both translocate to the soma, where </w:t>
                      </w:r>
                      <w:proofErr w:type="spellStart"/>
                      <w:r w:rsidRPr="007450AE">
                        <w:rPr>
                          <w:rFonts w:ascii="Arial" w:hAnsi="Arial" w:cs="Arial"/>
                          <w:sz w:val="20"/>
                          <w:rPrChange w:id="706" w:author="Richard Fitzpatrick" w:date="2019-04-26T13:23:00Z">
                            <w:rPr>
                              <w:rFonts w:ascii="Arial" w:hAnsi="Arial" w:cs="Arial"/>
                            </w:rPr>
                          </w:rPrChange>
                        </w:rPr>
                        <w:t>SuFu</w:t>
                      </w:r>
                      <w:proofErr w:type="spellEnd"/>
                      <w:r w:rsidRPr="007450AE">
                        <w:rPr>
                          <w:rFonts w:ascii="Arial" w:hAnsi="Arial" w:cs="Arial"/>
                          <w:sz w:val="20"/>
                          <w:rPrChange w:id="707" w:author="Richard Fitzpatrick" w:date="2019-04-26T13:23:00Z">
                            <w:rPr>
                              <w:rFonts w:ascii="Arial" w:hAnsi="Arial" w:cs="Arial"/>
                            </w:rPr>
                          </w:rPrChange>
                        </w:rPr>
                        <w:t xml:space="preserve"> is degraded by an unknown mechanism, whilst the phosphorylated Glis are recruited by β-transducin repeat-containing protein (β</w:t>
                      </w:r>
                      <w:r w:rsidRPr="007450AE">
                        <w:rPr>
                          <w:rFonts w:ascii="Cambria Math" w:hAnsi="Cambria Math" w:cs="Cambria Math"/>
                          <w:sz w:val="20"/>
                          <w:rPrChange w:id="708" w:author="Richard Fitzpatrick" w:date="2019-04-26T13:23:00Z">
                            <w:rPr>
                              <w:rFonts w:ascii="Cambria Math" w:hAnsi="Cambria Math" w:cs="Cambria Math"/>
                            </w:rPr>
                          </w:rPrChange>
                        </w:rPr>
                        <w:t>‐</w:t>
                      </w:r>
                      <w:proofErr w:type="spellStart"/>
                      <w:r w:rsidRPr="007450AE">
                        <w:rPr>
                          <w:rFonts w:ascii="Arial" w:hAnsi="Arial" w:cs="Arial"/>
                          <w:sz w:val="20"/>
                          <w:rPrChange w:id="709" w:author="Richard Fitzpatrick" w:date="2019-04-26T13:23:00Z">
                            <w:rPr>
                              <w:rFonts w:ascii="Arial" w:hAnsi="Arial" w:cs="Arial"/>
                            </w:rPr>
                          </w:rPrChange>
                        </w:rPr>
                        <w:t>TrCP</w:t>
                      </w:r>
                      <w:proofErr w:type="spellEnd"/>
                      <w:r w:rsidRPr="007450AE">
                        <w:rPr>
                          <w:rFonts w:ascii="Arial" w:hAnsi="Arial" w:cs="Arial"/>
                          <w:sz w:val="20"/>
                          <w:rPrChange w:id="710" w:author="Richard Fitzpatrick" w:date="2019-04-26T13:23:00Z">
                            <w:rPr>
                              <w:rFonts w:ascii="Arial" w:hAnsi="Arial" w:cs="Arial"/>
                            </w:rPr>
                          </w:rPrChange>
                        </w:rPr>
                        <w:t xml:space="preserve">) to be ubiquitinated by </w:t>
                      </w:r>
                      <w:proofErr w:type="spellStart"/>
                      <w:r w:rsidRPr="007450AE">
                        <w:rPr>
                          <w:rFonts w:ascii="Arial" w:hAnsi="Arial" w:cs="Arial"/>
                          <w:sz w:val="20"/>
                          <w:rPrChange w:id="711" w:author="Richard Fitzpatrick" w:date="2019-04-26T13:23:00Z">
                            <w:rPr>
                              <w:rFonts w:ascii="Arial" w:hAnsi="Arial" w:cs="Arial"/>
                            </w:rPr>
                          </w:rPrChange>
                        </w:rPr>
                        <w:t>Cullin</w:t>
                      </w:r>
                      <w:proofErr w:type="spellEnd"/>
                      <w:r w:rsidRPr="007450AE">
                        <w:rPr>
                          <w:rFonts w:ascii="Arial" w:hAnsi="Arial" w:cs="Arial"/>
                          <w:sz w:val="20"/>
                          <w:rPrChange w:id="712" w:author="Richard Fitzpatrick" w:date="2019-04-26T13:23:00Z">
                            <w:rPr>
                              <w:rFonts w:ascii="Arial" w:hAnsi="Arial" w:cs="Arial"/>
                            </w:rPr>
                          </w:rPrChange>
                        </w:rPr>
                        <w:t xml:space="preserve"> 1 (Cul1; Wang and Li, 2006). The Glis are then partially cleaved by the proteasome which always causes Gli3 and sometimes Gli2 to be converted into a transcriptional repressor of Shh target genes, which translocates to the nucleus to repress gene expression (Cohen, 2014). Once the repressor is no longer bound, it is degraded through unknown activity (Pak and Segal, 2016).</w:t>
                      </w:r>
                    </w:p>
                    <w:p w14:paraId="170F31B0" w14:textId="77777777" w:rsidR="00490B47" w:rsidRPr="007450AE" w:rsidRDefault="00490B47">
                      <w:pPr>
                        <w:jc w:val="both"/>
                        <w:rPr>
                          <w:rFonts w:ascii="Arial" w:hAnsi="Arial" w:cs="Arial"/>
                          <w:sz w:val="20"/>
                          <w:rPrChange w:id="713" w:author="Richard Fitzpatrick" w:date="2019-04-26T13:23:00Z">
                            <w:rPr>
                              <w:rFonts w:ascii="Arial" w:hAnsi="Arial" w:cs="Arial"/>
                            </w:rPr>
                          </w:rPrChange>
                        </w:rPr>
                        <w:pPrChange w:id="714" w:author="Richard Fitzpatrick" w:date="2019-04-26T13:23:00Z">
                          <w:pPr/>
                        </w:pPrChange>
                      </w:pPr>
                    </w:p>
                    <w:p w14:paraId="3CF1E283" w14:textId="77777777" w:rsidR="00490B47" w:rsidRPr="007450AE" w:rsidRDefault="00490B47">
                      <w:pPr>
                        <w:jc w:val="both"/>
                        <w:rPr>
                          <w:sz w:val="20"/>
                          <w:rPrChange w:id="715" w:author="Richard Fitzpatrick" w:date="2019-04-26T13:23:00Z">
                            <w:rPr/>
                          </w:rPrChange>
                        </w:rPr>
                        <w:pPrChange w:id="716" w:author="Richard Fitzpatrick" w:date="2019-04-26T13:23:00Z">
                          <w:pPr/>
                        </w:pPrChange>
                      </w:pPr>
                    </w:p>
                  </w:txbxContent>
                </v:textbox>
                <w10:wrap type="topAndBottom"/>
              </v:shape>
            </w:pict>
          </mc:Fallback>
        </mc:AlternateContent>
      </w:r>
      <w:r w:rsidRPr="00C87A71">
        <w:rPr>
          <w:rFonts w:ascii="Arial" w:hAnsi="Arial" w:cs="Arial"/>
          <w:noProof/>
          <w:lang w:eastAsia="en-GB"/>
        </w:rPr>
        <mc:AlternateContent>
          <mc:Choice Requires="wps">
            <w:drawing>
              <wp:anchor distT="45720" distB="45720" distL="114300" distR="114300" simplePos="0" relativeHeight="251681792" behindDoc="0" locked="0" layoutInCell="1" allowOverlap="1" wp14:anchorId="23F358CF" wp14:editId="49A2D0E5">
                <wp:simplePos x="0" y="0"/>
                <wp:positionH relativeFrom="column">
                  <wp:posOffset>4151630</wp:posOffset>
                </wp:positionH>
                <wp:positionV relativeFrom="paragraph">
                  <wp:posOffset>-6985</wp:posOffset>
                </wp:positionV>
                <wp:extent cx="391795" cy="296545"/>
                <wp:effectExtent l="0" t="0" r="0" b="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795" cy="296545"/>
                        </a:xfrm>
                        <a:prstGeom prst="rect">
                          <a:avLst/>
                        </a:prstGeom>
                        <a:noFill/>
                        <a:ln w="9525">
                          <a:noFill/>
                          <a:miter lim="800000"/>
                          <a:headEnd/>
                          <a:tailEnd/>
                        </a:ln>
                      </wps:spPr>
                      <wps:txbx>
                        <w:txbxContent>
                          <w:p w14:paraId="5335970A" w14:textId="77777777" w:rsidR="00490B47" w:rsidRPr="0094530A" w:rsidRDefault="00490B47" w:rsidP="006E792D">
                            <w:pPr>
                              <w:rPr>
                                <w:rFonts w:ascii="Arial" w:hAnsi="Arial" w:cs="Arial"/>
                                <w:b/>
                              </w:rPr>
                            </w:pPr>
                            <w:r>
                              <w:rPr>
                                <w:rFonts w:ascii="Arial" w:hAnsi="Arial" w:cs="Arial"/>
                                <w:b/>
                              </w:rPr>
                              <w:t>(B</w:t>
                            </w:r>
                            <w:r w:rsidRPr="0094530A">
                              <w:rPr>
                                <w:rFonts w:ascii="Arial" w:hAnsi="Arial" w:cs="Arial"/>
                                <w:b/>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F358CF" id="_x0000_s1035" type="#_x0000_t202" style="position:absolute;margin-left:326.9pt;margin-top:-.55pt;width:30.85pt;height:23.35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" filled="f" stroked="f">
                <v:textbox>
                  <w:txbxContent>
                    <w:p w14:paraId="5335970A" w14:textId="77777777" w:rsidR="00490B47" w:rsidRPr="0094530A" w:rsidRDefault="00490B47" w:rsidP="006E792D">
                      <w:pPr>
                        <w:rPr>
                          <w:rFonts w:ascii="Arial" w:hAnsi="Arial" w:cs="Arial"/>
                          <w:b/>
                        </w:rPr>
                      </w:pPr>
                      <w:r>
                        <w:rPr>
                          <w:rFonts w:ascii="Arial" w:hAnsi="Arial" w:cs="Arial"/>
                          <w:b/>
                        </w:rPr>
                        <w:t>(B</w:t>
                      </w:r>
                      <w:r w:rsidRPr="0094530A">
                        <w:rPr>
                          <w:rFonts w:ascii="Arial" w:hAnsi="Arial" w:cs="Arial"/>
                          <w:b/>
                        </w:rPr>
                        <w:t>)</w:t>
                      </w:r>
                    </w:p>
                  </w:txbxContent>
                </v:textbox>
              </v:shape>
            </w:pict>
          </mc:Fallback>
        </mc:AlternateContent>
      </w:r>
      <w:r w:rsidRPr="00C87A71">
        <w:rPr>
          <w:rFonts w:ascii="Arial" w:hAnsi="Arial" w:cs="Arial"/>
          <w:noProof/>
          <w:lang w:eastAsia="en-GB"/>
        </w:rPr>
        <mc:AlternateContent>
          <mc:Choice Requires="wps">
            <w:drawing>
              <wp:anchor distT="45720" distB="45720" distL="114300" distR="114300" simplePos="0" relativeHeight="251680768" behindDoc="0" locked="0" layoutInCell="1" allowOverlap="1" wp14:anchorId="0634B6EA" wp14:editId="2F59DAB1">
                <wp:simplePos x="0" y="0"/>
                <wp:positionH relativeFrom="column">
                  <wp:posOffset>-95250</wp:posOffset>
                </wp:positionH>
                <wp:positionV relativeFrom="paragraph">
                  <wp:posOffset>-6985</wp:posOffset>
                </wp:positionV>
                <wp:extent cx="391795" cy="296545"/>
                <wp:effectExtent l="0" t="0" r="0" b="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795" cy="296545"/>
                        </a:xfrm>
                        <a:prstGeom prst="rect">
                          <a:avLst/>
                        </a:prstGeom>
                        <a:noFill/>
                        <a:ln w="9525">
                          <a:noFill/>
                          <a:miter lim="800000"/>
                          <a:headEnd/>
                          <a:tailEnd/>
                        </a:ln>
                      </wps:spPr>
                      <wps:txbx>
                        <w:txbxContent>
                          <w:p w14:paraId="1EEEB992" w14:textId="77777777" w:rsidR="00490B47" w:rsidRPr="0094530A" w:rsidRDefault="00490B47" w:rsidP="006E792D">
                            <w:pPr>
                              <w:rPr>
                                <w:rFonts w:ascii="Arial" w:hAnsi="Arial" w:cs="Arial"/>
                                <w:b/>
                              </w:rPr>
                            </w:pPr>
                            <w:r w:rsidRPr="0094530A">
                              <w:rPr>
                                <w:rFonts w:ascii="Arial" w:hAnsi="Arial" w:cs="Arial"/>
                                <w:b/>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34B6EA" id="_x0000_s1036" type="#_x0000_t202" style="position:absolute;margin-left:-7.5pt;margin-top:-.55pt;width:30.85pt;height:23.35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" filled="f" stroked="f">
                <v:textbox>
                  <w:txbxContent>
                    <w:p w14:paraId="1EEEB992" w14:textId="77777777" w:rsidR="00490B47" w:rsidRPr="0094530A" w:rsidRDefault="00490B47" w:rsidP="006E792D">
                      <w:pPr>
                        <w:rPr>
                          <w:rFonts w:ascii="Arial" w:hAnsi="Arial" w:cs="Arial"/>
                          <w:b/>
                        </w:rPr>
                      </w:pPr>
                      <w:r w:rsidRPr="0094530A">
                        <w:rPr>
                          <w:rFonts w:ascii="Arial" w:hAnsi="Arial" w:cs="Arial"/>
                          <w:b/>
                        </w:rPr>
                        <w:t>(A)</w:t>
                      </w:r>
                    </w:p>
                  </w:txbxContent>
                </v:textbox>
              </v:shape>
            </w:pict>
          </mc:Fallback>
        </mc:AlternateContent>
      </w:r>
      <w:r>
        <w:rPr>
          <w:noProof/>
          <w:lang w:eastAsia="en-GB"/>
        </w:rPr>
        <w:drawing>
          <wp:anchor distT="0" distB="0" distL="114300" distR="114300" simplePos="0" relativeHeight="251679744" behindDoc="0" locked="0" layoutInCell="1" allowOverlap="1" wp14:anchorId="25278E2C" wp14:editId="7985E79A">
            <wp:simplePos x="0" y="0"/>
            <wp:positionH relativeFrom="column">
              <wp:posOffset>-95250</wp:posOffset>
            </wp:positionH>
            <wp:positionV relativeFrom="paragraph">
              <wp:posOffset>0</wp:posOffset>
            </wp:positionV>
            <wp:extent cx="4476750" cy="335724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9702" t="8490" r="12540" b="14282"/>
                    <a:stretch/>
                  </pic:blipFill>
                  <pic:spPr bwMode="auto">
                    <a:xfrm>
                      <a:off x="0" y="0"/>
                      <a:ext cx="4476750" cy="33572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33B6D82" w14:textId="77777777" w:rsidR="006E792D" w:rsidRDefault="006E792D" w:rsidP="006E792D">
      <w:r>
        <w:rPr>
          <w:noProof/>
          <w:lang w:eastAsia="en-GB"/>
        </w:rPr>
        <w:lastRenderedPageBreak/>
        <w:drawing>
          <wp:anchor distT="0" distB="0" distL="114300" distR="114300" simplePos="0" relativeHeight="251689984" behindDoc="0" locked="0" layoutInCell="1" allowOverlap="1" wp14:anchorId="2112F2F0" wp14:editId="6EFE9B8E">
            <wp:simplePos x="0" y="0"/>
            <wp:positionH relativeFrom="column">
              <wp:posOffset>4677192</wp:posOffset>
            </wp:positionH>
            <wp:positionV relativeFrom="paragraph">
              <wp:posOffset>426</wp:posOffset>
            </wp:positionV>
            <wp:extent cx="4476750" cy="363982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476750" cy="3639820"/>
                    </a:xfrm>
                    <a:prstGeom prst="rect">
                      <a:avLst/>
                    </a:prstGeom>
                    <a:noFill/>
                  </pic:spPr>
                </pic:pic>
              </a:graphicData>
            </a:graphic>
            <wp14:sizeRelH relativeFrom="margin">
              <wp14:pctWidth>0</wp14:pctWidth>
            </wp14:sizeRelH>
            <wp14:sizeRelV relativeFrom="margin">
              <wp14:pctHeight>0</wp14:pctHeight>
            </wp14:sizeRelV>
          </wp:anchor>
        </w:drawing>
      </w:r>
      <w:r w:rsidRPr="00C87A71">
        <w:rPr>
          <w:rFonts w:ascii="Arial" w:hAnsi="Arial" w:cs="Arial"/>
          <w:noProof/>
          <w:lang w:eastAsia="en-GB"/>
        </w:rPr>
        <mc:AlternateContent>
          <mc:Choice Requires="wps">
            <w:drawing>
              <wp:anchor distT="45720" distB="45720" distL="114300" distR="114300" simplePos="0" relativeHeight="251686912" behindDoc="0" locked="0" layoutInCell="1" allowOverlap="1" wp14:anchorId="38A28388" wp14:editId="4D9CD671">
                <wp:simplePos x="0" y="0"/>
                <wp:positionH relativeFrom="column">
                  <wp:posOffset>4289387</wp:posOffset>
                </wp:positionH>
                <wp:positionV relativeFrom="paragraph">
                  <wp:posOffset>3497</wp:posOffset>
                </wp:positionV>
                <wp:extent cx="391795" cy="296545"/>
                <wp:effectExtent l="0" t="0" r="0" b="0"/>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795" cy="296545"/>
                        </a:xfrm>
                        <a:prstGeom prst="rect">
                          <a:avLst/>
                        </a:prstGeom>
                        <a:noFill/>
                        <a:ln w="9525">
                          <a:noFill/>
                          <a:miter lim="800000"/>
                          <a:headEnd/>
                          <a:tailEnd/>
                        </a:ln>
                      </wps:spPr>
                      <wps:txbx>
                        <w:txbxContent>
                          <w:p w14:paraId="2B1F16EC" w14:textId="77777777" w:rsidR="00490B47" w:rsidRPr="0094530A" w:rsidRDefault="00490B47" w:rsidP="006E792D">
                            <w:pPr>
                              <w:rPr>
                                <w:rFonts w:ascii="Arial" w:hAnsi="Arial" w:cs="Arial"/>
                                <w:b/>
                              </w:rPr>
                            </w:pPr>
                            <w:r>
                              <w:rPr>
                                <w:rFonts w:ascii="Arial" w:hAnsi="Arial" w:cs="Arial"/>
                                <w:b/>
                              </w:rPr>
                              <w:t>(B</w:t>
                            </w:r>
                            <w:r w:rsidRPr="0094530A">
                              <w:rPr>
                                <w:rFonts w:ascii="Arial" w:hAnsi="Arial" w:cs="Arial"/>
                                <w:b/>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A28388" id="_x0000_s1037" type="#_x0000_t202" style="position:absolute;margin-left:337.75pt;margin-top:.3pt;width:30.85pt;height:23.35pt;z-index:251686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" filled="f" stroked="f">
                <v:textbox>
                  <w:txbxContent>
                    <w:p w14:paraId="2B1F16EC" w14:textId="77777777" w:rsidR="00490B47" w:rsidRPr="0094530A" w:rsidRDefault="00490B47" w:rsidP="006E792D">
                      <w:pPr>
                        <w:rPr>
                          <w:rFonts w:ascii="Arial" w:hAnsi="Arial" w:cs="Arial"/>
                          <w:b/>
                        </w:rPr>
                      </w:pPr>
                      <w:r>
                        <w:rPr>
                          <w:rFonts w:ascii="Arial" w:hAnsi="Arial" w:cs="Arial"/>
                          <w:b/>
                        </w:rPr>
                        <w:t>(B</w:t>
                      </w:r>
                      <w:r w:rsidRPr="0094530A">
                        <w:rPr>
                          <w:rFonts w:ascii="Arial" w:hAnsi="Arial" w:cs="Arial"/>
                          <w:b/>
                        </w:rPr>
                        <w:t>)</w:t>
                      </w:r>
                    </w:p>
                  </w:txbxContent>
                </v:textbox>
              </v:shape>
            </w:pict>
          </mc:Fallback>
        </mc:AlternateContent>
      </w:r>
      <w:r w:rsidRPr="00C87A71">
        <w:rPr>
          <w:rFonts w:ascii="Arial" w:hAnsi="Arial" w:cs="Arial"/>
          <w:noProof/>
          <w:lang w:eastAsia="en-GB"/>
        </w:rPr>
        <mc:AlternateContent>
          <mc:Choice Requires="wps">
            <w:drawing>
              <wp:anchor distT="45720" distB="45720" distL="114300" distR="114300" simplePos="0" relativeHeight="251685888" behindDoc="0" locked="0" layoutInCell="1" allowOverlap="1" wp14:anchorId="14DB8552" wp14:editId="44964D37">
                <wp:simplePos x="0" y="0"/>
                <wp:positionH relativeFrom="column">
                  <wp:posOffset>135890</wp:posOffset>
                </wp:positionH>
                <wp:positionV relativeFrom="paragraph">
                  <wp:posOffset>7194</wp:posOffset>
                </wp:positionV>
                <wp:extent cx="391795" cy="296545"/>
                <wp:effectExtent l="0" t="0" r="0" b="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795" cy="296545"/>
                        </a:xfrm>
                        <a:prstGeom prst="rect">
                          <a:avLst/>
                        </a:prstGeom>
                        <a:noFill/>
                        <a:ln w="9525">
                          <a:noFill/>
                          <a:miter lim="800000"/>
                          <a:headEnd/>
                          <a:tailEnd/>
                        </a:ln>
                      </wps:spPr>
                      <wps:txbx>
                        <w:txbxContent>
                          <w:p w14:paraId="5C85796D" w14:textId="77777777" w:rsidR="00490B47" w:rsidRPr="0094530A" w:rsidRDefault="00490B47" w:rsidP="006E792D">
                            <w:pPr>
                              <w:rPr>
                                <w:rFonts w:ascii="Arial" w:hAnsi="Arial" w:cs="Arial"/>
                                <w:b/>
                              </w:rPr>
                            </w:pPr>
                            <w:r w:rsidRPr="0094530A">
                              <w:rPr>
                                <w:rFonts w:ascii="Arial" w:hAnsi="Arial" w:cs="Arial"/>
                                <w:b/>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DB8552" id="_x0000_s1038" type="#_x0000_t202" style="position:absolute;margin-left:10.7pt;margin-top:.55pt;width:30.85pt;height:23.35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" filled="f" stroked="f">
                <v:textbox>
                  <w:txbxContent>
                    <w:p w14:paraId="5C85796D" w14:textId="77777777" w:rsidR="00490B47" w:rsidRPr="0094530A" w:rsidRDefault="00490B47" w:rsidP="006E792D">
                      <w:pPr>
                        <w:rPr>
                          <w:rFonts w:ascii="Arial" w:hAnsi="Arial" w:cs="Arial"/>
                          <w:b/>
                        </w:rPr>
                      </w:pPr>
                      <w:r w:rsidRPr="0094530A">
                        <w:rPr>
                          <w:rFonts w:ascii="Arial" w:hAnsi="Arial" w:cs="Arial"/>
                          <w:b/>
                        </w:rPr>
                        <w:t>(A)</w:t>
                      </w:r>
                    </w:p>
                  </w:txbxContent>
                </v:textbox>
              </v:shape>
            </w:pict>
          </mc:Fallback>
        </mc:AlternateContent>
      </w:r>
      <w:r w:rsidRPr="006903AD">
        <w:rPr>
          <w:noProof/>
          <w:lang w:eastAsia="en-GB"/>
        </w:rPr>
        <mc:AlternateContent>
          <mc:Choice Requires="wps">
            <w:drawing>
              <wp:anchor distT="45720" distB="45720" distL="114300" distR="114300" simplePos="0" relativeHeight="251684864" behindDoc="0" locked="0" layoutInCell="1" allowOverlap="1" wp14:anchorId="551D1A2F" wp14:editId="51F6B513">
                <wp:simplePos x="0" y="0"/>
                <wp:positionH relativeFrom="column">
                  <wp:posOffset>136478</wp:posOffset>
                </wp:positionH>
                <wp:positionV relativeFrom="paragraph">
                  <wp:posOffset>3812284</wp:posOffset>
                </wp:positionV>
                <wp:extent cx="8829675" cy="1579245"/>
                <wp:effectExtent l="0" t="0" r="9525" b="1905"/>
                <wp:wrapTopAndBottom/>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29675" cy="1579245"/>
                        </a:xfrm>
                        <a:prstGeom prst="rect">
                          <a:avLst/>
                        </a:prstGeom>
                        <a:solidFill>
                          <a:srgbClr val="FFFFFF"/>
                        </a:solidFill>
                        <a:ln w="9525">
                          <a:noFill/>
                          <a:miter lim="800000"/>
                          <a:headEnd/>
                          <a:tailEnd/>
                        </a:ln>
                      </wps:spPr>
                      <wps:txbx>
                        <w:txbxContent>
                          <w:p w14:paraId="426AB07C" w14:textId="77777777" w:rsidR="00490B47" w:rsidRPr="007450AE" w:rsidRDefault="00490B47">
                            <w:pPr>
                              <w:jc w:val="both"/>
                              <w:rPr>
                                <w:rFonts w:ascii="Arial" w:hAnsi="Arial" w:cs="Arial"/>
                                <w:b/>
                                <w:sz w:val="20"/>
                                <w:rPrChange w:id="717" w:author="Richard Fitzpatrick" w:date="2019-04-26T13:23:00Z">
                                  <w:rPr>
                                    <w:rFonts w:ascii="Arial" w:hAnsi="Arial" w:cs="Arial"/>
                                    <w:b/>
                                  </w:rPr>
                                </w:rPrChange>
                              </w:rPr>
                              <w:pPrChange w:id="718" w:author="Richard Fitzpatrick" w:date="2019-04-26T13:23:00Z">
                                <w:pPr/>
                              </w:pPrChange>
                            </w:pPr>
                            <w:r w:rsidRPr="007450AE">
                              <w:rPr>
                                <w:rFonts w:ascii="Arial" w:hAnsi="Arial" w:cs="Arial"/>
                                <w:b/>
                                <w:sz w:val="20"/>
                                <w:rPrChange w:id="719" w:author="Richard Fitzpatrick" w:date="2019-04-26T13:23:00Z">
                                  <w:rPr>
                                    <w:rFonts w:ascii="Arial" w:hAnsi="Arial" w:cs="Arial"/>
                                    <w:b/>
                                  </w:rPr>
                                </w:rPrChange>
                              </w:rPr>
                              <w:t>Figure 6: Biochemical reactions that occur in the presence of Shh (A) and the corresponding output generated by the biochemical model (B).</w:t>
                            </w:r>
                          </w:p>
                          <w:p w14:paraId="1201658F" w14:textId="0A089AAC" w:rsidR="00490B47" w:rsidRPr="007450AE" w:rsidRDefault="00490B47">
                            <w:pPr>
                              <w:jc w:val="both"/>
                              <w:rPr>
                                <w:rFonts w:ascii="Arial" w:hAnsi="Arial" w:cs="Arial"/>
                                <w:sz w:val="20"/>
                                <w:rPrChange w:id="720" w:author="Richard Fitzpatrick" w:date="2019-04-26T13:23:00Z">
                                  <w:rPr>
                                    <w:rFonts w:ascii="Arial" w:hAnsi="Arial" w:cs="Arial"/>
                                  </w:rPr>
                                </w:rPrChange>
                              </w:rPr>
                              <w:pPrChange w:id="721" w:author="Richard Fitzpatrick" w:date="2019-04-26T13:23:00Z">
                                <w:pPr/>
                              </w:pPrChange>
                            </w:pPr>
                            <w:r w:rsidRPr="007450AE">
                              <w:rPr>
                                <w:rFonts w:ascii="Arial" w:hAnsi="Arial" w:cs="Arial"/>
                                <w:sz w:val="20"/>
                                <w:rPrChange w:id="722" w:author="Richard Fitzpatrick" w:date="2019-04-26T13:23:00Z">
                                  <w:rPr>
                                    <w:rFonts w:ascii="Arial" w:hAnsi="Arial" w:cs="Arial"/>
                                  </w:rPr>
                                </w:rPrChange>
                              </w:rPr>
                              <w:t xml:space="preserve">Shh forms a complex with two Ptch1 receptors on the surface of the soma, after which both are degraded (Yue et al., 2014; Qi et al., 2018).  Through an unknown mechanism, </w:t>
                            </w:r>
                            <w:proofErr w:type="spellStart"/>
                            <w:r w:rsidRPr="007450AE">
                              <w:rPr>
                                <w:rFonts w:ascii="Arial" w:hAnsi="Arial" w:cs="Arial"/>
                                <w:sz w:val="20"/>
                                <w:rPrChange w:id="723" w:author="Richard Fitzpatrick" w:date="2019-04-26T13:23:00Z">
                                  <w:rPr>
                                    <w:rFonts w:ascii="Arial" w:hAnsi="Arial" w:cs="Arial"/>
                                  </w:rPr>
                                </w:rPrChange>
                              </w:rPr>
                              <w:t>Smo</w:t>
                            </w:r>
                            <w:proofErr w:type="spellEnd"/>
                            <w:r w:rsidRPr="007450AE">
                              <w:rPr>
                                <w:rFonts w:ascii="Arial" w:hAnsi="Arial" w:cs="Arial"/>
                                <w:sz w:val="20"/>
                                <w:rPrChange w:id="724" w:author="Richard Fitzpatrick" w:date="2019-04-26T13:23:00Z">
                                  <w:rPr>
                                    <w:rFonts w:ascii="Arial" w:hAnsi="Arial" w:cs="Arial"/>
                                  </w:rPr>
                                </w:rPrChange>
                              </w:rPr>
                              <w:t xml:space="preserve"> inhibition is then relieved and GPR161 is no longer localised to the ciliary membrane (Mukhopadhyay et al., 2013). </w:t>
                            </w:r>
                            <w:proofErr w:type="spellStart"/>
                            <w:r w:rsidRPr="007450AE">
                              <w:rPr>
                                <w:rFonts w:ascii="Arial" w:hAnsi="Arial" w:cs="Arial"/>
                                <w:sz w:val="20"/>
                                <w:rPrChange w:id="725" w:author="Richard Fitzpatrick" w:date="2019-04-26T13:23:00Z">
                                  <w:rPr>
                                    <w:rFonts w:ascii="Arial" w:hAnsi="Arial" w:cs="Arial"/>
                                  </w:rPr>
                                </w:rPrChange>
                              </w:rPr>
                              <w:t>Smo</w:t>
                            </w:r>
                            <w:proofErr w:type="spellEnd"/>
                            <w:r w:rsidRPr="007450AE">
                              <w:rPr>
                                <w:rFonts w:ascii="Arial" w:hAnsi="Arial" w:cs="Arial"/>
                                <w:sz w:val="20"/>
                                <w:rPrChange w:id="726" w:author="Richard Fitzpatrick" w:date="2019-04-26T13:23:00Z">
                                  <w:rPr>
                                    <w:rFonts w:ascii="Arial" w:hAnsi="Arial" w:cs="Arial"/>
                                  </w:rPr>
                                </w:rPrChange>
                              </w:rPr>
                              <w:t xml:space="preserve"> then, through an unknown mechanism, translocates to the primary cilium where it is simultaneously phosphorylated by G Protein-Coupled Receptor Kinase 2 (GRK2) and CK1 (Chen et al., 2011b). Phosphorylated </w:t>
                            </w:r>
                            <w:proofErr w:type="spellStart"/>
                            <w:r w:rsidRPr="007450AE">
                              <w:rPr>
                                <w:rFonts w:ascii="Arial" w:hAnsi="Arial" w:cs="Arial"/>
                                <w:sz w:val="20"/>
                                <w:rPrChange w:id="727" w:author="Richard Fitzpatrick" w:date="2019-04-26T13:23:00Z">
                                  <w:rPr>
                                    <w:rFonts w:ascii="Arial" w:hAnsi="Arial" w:cs="Arial"/>
                                  </w:rPr>
                                </w:rPrChange>
                              </w:rPr>
                              <w:t>Smo</w:t>
                            </w:r>
                            <w:proofErr w:type="spellEnd"/>
                            <w:r w:rsidRPr="007450AE">
                              <w:rPr>
                                <w:rFonts w:ascii="Arial" w:hAnsi="Arial" w:cs="Arial"/>
                                <w:sz w:val="20"/>
                                <w:rPrChange w:id="728" w:author="Richard Fitzpatrick" w:date="2019-04-26T13:23:00Z">
                                  <w:rPr>
                                    <w:rFonts w:ascii="Arial" w:hAnsi="Arial" w:cs="Arial"/>
                                  </w:rPr>
                                </w:rPrChange>
                              </w:rPr>
                              <w:t xml:space="preserve"> then binds to the EvC-EvC2 complex at the base of the primary cilium, where it becomes fully activated </w:t>
                            </w:r>
                            <w:del w:id="729" w:author="Richard Fitzpatrick" w:date="2019-04-26T15:09:00Z">
                              <w:r w:rsidRPr="007450AE" w:rsidDel="00EC1139">
                                <w:rPr>
                                  <w:rFonts w:ascii="Arial" w:hAnsi="Arial" w:cs="Arial"/>
                                  <w:sz w:val="20"/>
                                  <w:rPrChange w:id="730" w:author="Richard Fitzpatrick" w:date="2019-04-26T13:23:00Z">
                                    <w:rPr>
                                      <w:rFonts w:ascii="Arial" w:hAnsi="Arial" w:cs="Arial"/>
                                    </w:rPr>
                                  </w:rPrChange>
                                </w:rPr>
                                <w:delText>so as to</w:delText>
                              </w:r>
                            </w:del>
                            <w:ins w:id="731" w:author="Richard Fitzpatrick" w:date="2019-04-26T15:09:00Z">
                              <w:r>
                                <w:rPr>
                                  <w:rFonts w:ascii="Arial" w:hAnsi="Arial" w:cs="Arial"/>
                                  <w:sz w:val="20"/>
                                </w:rPr>
                                <w:t>and</w:t>
                              </w:r>
                            </w:ins>
                            <w:r w:rsidRPr="007450AE">
                              <w:rPr>
                                <w:rFonts w:ascii="Arial" w:hAnsi="Arial" w:cs="Arial"/>
                                <w:sz w:val="20"/>
                                <w:rPrChange w:id="732" w:author="Richard Fitzpatrick" w:date="2019-04-26T13:23:00Z">
                                  <w:rPr>
                                    <w:rFonts w:ascii="Arial" w:hAnsi="Arial" w:cs="Arial"/>
                                  </w:rPr>
                                </w:rPrChange>
                              </w:rPr>
                              <w:t xml:space="preserve"> influence</w:t>
                            </w:r>
                            <w:ins w:id="733" w:author="Richard Fitzpatrick" w:date="2019-04-26T15:09:00Z">
                              <w:r>
                                <w:rPr>
                                  <w:rFonts w:ascii="Arial" w:hAnsi="Arial" w:cs="Arial"/>
                                  <w:sz w:val="20"/>
                                </w:rPr>
                                <w:t>s</w:t>
                              </w:r>
                            </w:ins>
                            <w:r w:rsidRPr="007450AE">
                              <w:rPr>
                                <w:rFonts w:ascii="Arial" w:hAnsi="Arial" w:cs="Arial"/>
                                <w:sz w:val="20"/>
                                <w:rPrChange w:id="734" w:author="Richard Fitzpatrick" w:date="2019-04-26T13:23:00Z">
                                  <w:rPr>
                                    <w:rFonts w:ascii="Arial" w:hAnsi="Arial" w:cs="Arial"/>
                                  </w:rPr>
                                </w:rPrChange>
                              </w:rPr>
                              <w:t xml:space="preserve"> several other reactions (</w:t>
                            </w:r>
                            <w:proofErr w:type="spellStart"/>
                            <w:r w:rsidRPr="007450AE">
                              <w:rPr>
                                <w:rFonts w:ascii="Arial" w:hAnsi="Arial" w:cs="Arial"/>
                                <w:sz w:val="20"/>
                                <w:rPrChange w:id="735" w:author="Richard Fitzpatrick" w:date="2019-04-26T13:23:00Z">
                                  <w:rPr>
                                    <w:rFonts w:ascii="Arial" w:hAnsi="Arial" w:cs="Arial"/>
                                  </w:rPr>
                                </w:rPrChange>
                              </w:rPr>
                              <w:t>Pusapati</w:t>
                            </w:r>
                            <w:proofErr w:type="spellEnd"/>
                            <w:r w:rsidRPr="007450AE">
                              <w:rPr>
                                <w:rFonts w:ascii="Arial" w:hAnsi="Arial" w:cs="Arial"/>
                                <w:sz w:val="20"/>
                                <w:rPrChange w:id="736" w:author="Richard Fitzpatrick" w:date="2019-04-26T13:23:00Z">
                                  <w:rPr>
                                    <w:rFonts w:ascii="Arial" w:hAnsi="Arial" w:cs="Arial"/>
                                  </w:rPr>
                                </w:rPrChange>
                              </w:rPr>
                              <w:t xml:space="preserve"> et al., 2014).</w:t>
                            </w:r>
                          </w:p>
                          <w:p w14:paraId="5AA1D0A0" w14:textId="77777777" w:rsidR="00490B47" w:rsidRPr="007450AE" w:rsidRDefault="00490B47">
                            <w:pPr>
                              <w:jc w:val="both"/>
                              <w:rPr>
                                <w:rFonts w:ascii="Arial" w:hAnsi="Arial" w:cs="Arial"/>
                                <w:sz w:val="20"/>
                                <w:rPrChange w:id="737" w:author="Richard Fitzpatrick" w:date="2019-04-26T13:23:00Z">
                                  <w:rPr>
                                    <w:rFonts w:ascii="Arial" w:hAnsi="Arial" w:cs="Arial"/>
                                  </w:rPr>
                                </w:rPrChange>
                              </w:rPr>
                              <w:pPrChange w:id="738" w:author="Richard Fitzpatrick" w:date="2019-04-26T13:23:00Z">
                                <w:pPr/>
                              </w:pPrChange>
                            </w:pPr>
                          </w:p>
                          <w:p w14:paraId="0CCD7460" w14:textId="77777777" w:rsidR="00490B47" w:rsidRPr="007450AE" w:rsidRDefault="00490B47">
                            <w:pPr>
                              <w:jc w:val="both"/>
                              <w:rPr>
                                <w:sz w:val="20"/>
                                <w:rPrChange w:id="739" w:author="Richard Fitzpatrick" w:date="2019-04-26T13:23:00Z">
                                  <w:rPr/>
                                </w:rPrChange>
                              </w:rPr>
                              <w:pPrChange w:id="740" w:author="Richard Fitzpatrick" w:date="2019-04-26T13:23:00Z">
                                <w:pPr/>
                              </w:pPrChange>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1D1A2F" id="Text Box 9" o:spid="_x0000_s1039" type="#_x0000_t202" style="position:absolute;margin-left:10.75pt;margin-top:300.2pt;width:695.25pt;height:124.35pt;z-index:25168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" stroked="f">
                <v:textbox>
                  <w:txbxContent>
                    <w:p w14:paraId="426AB07C" w14:textId="77777777" w:rsidR="00490B47" w:rsidRPr="007450AE" w:rsidRDefault="00490B47">
                      <w:pPr>
                        <w:jc w:val="both"/>
                        <w:rPr>
                          <w:rFonts w:ascii="Arial" w:hAnsi="Arial" w:cs="Arial"/>
                          <w:b/>
                          <w:sz w:val="20"/>
                          <w:rPrChange w:id="741" w:author="Richard Fitzpatrick" w:date="2019-04-26T13:23:00Z">
                            <w:rPr>
                              <w:rFonts w:ascii="Arial" w:hAnsi="Arial" w:cs="Arial"/>
                              <w:b/>
                            </w:rPr>
                          </w:rPrChange>
                        </w:rPr>
                        <w:pPrChange w:id="742" w:author="Richard Fitzpatrick" w:date="2019-04-26T13:23:00Z">
                          <w:pPr/>
                        </w:pPrChange>
                      </w:pPr>
                      <w:r w:rsidRPr="007450AE">
                        <w:rPr>
                          <w:rFonts w:ascii="Arial" w:hAnsi="Arial" w:cs="Arial"/>
                          <w:b/>
                          <w:sz w:val="20"/>
                          <w:rPrChange w:id="743" w:author="Richard Fitzpatrick" w:date="2019-04-26T13:23:00Z">
                            <w:rPr>
                              <w:rFonts w:ascii="Arial" w:hAnsi="Arial" w:cs="Arial"/>
                              <w:b/>
                            </w:rPr>
                          </w:rPrChange>
                        </w:rPr>
                        <w:t>Figure 6: Biochemical reactions that occur in the presence of Shh (A) and the corresponding output generated by the biochemical model (B).</w:t>
                      </w:r>
                    </w:p>
                    <w:p w14:paraId="1201658F" w14:textId="0A089AAC" w:rsidR="00490B47" w:rsidRPr="007450AE" w:rsidRDefault="00490B47">
                      <w:pPr>
                        <w:jc w:val="both"/>
                        <w:rPr>
                          <w:rFonts w:ascii="Arial" w:hAnsi="Arial" w:cs="Arial"/>
                          <w:sz w:val="20"/>
                          <w:rPrChange w:id="744" w:author="Richard Fitzpatrick" w:date="2019-04-26T13:23:00Z">
                            <w:rPr>
                              <w:rFonts w:ascii="Arial" w:hAnsi="Arial" w:cs="Arial"/>
                            </w:rPr>
                          </w:rPrChange>
                        </w:rPr>
                        <w:pPrChange w:id="745" w:author="Richard Fitzpatrick" w:date="2019-04-26T13:23:00Z">
                          <w:pPr/>
                        </w:pPrChange>
                      </w:pPr>
                      <w:r w:rsidRPr="007450AE">
                        <w:rPr>
                          <w:rFonts w:ascii="Arial" w:hAnsi="Arial" w:cs="Arial"/>
                          <w:sz w:val="20"/>
                          <w:rPrChange w:id="746" w:author="Richard Fitzpatrick" w:date="2019-04-26T13:23:00Z">
                            <w:rPr>
                              <w:rFonts w:ascii="Arial" w:hAnsi="Arial" w:cs="Arial"/>
                            </w:rPr>
                          </w:rPrChange>
                        </w:rPr>
                        <w:t xml:space="preserve">Shh forms a complex with two Ptch1 receptors on the surface of the soma, after which both are degraded (Yue et al., 2014; Qi et al., 2018).  Through an unknown mechanism, </w:t>
                      </w:r>
                      <w:proofErr w:type="spellStart"/>
                      <w:r w:rsidRPr="007450AE">
                        <w:rPr>
                          <w:rFonts w:ascii="Arial" w:hAnsi="Arial" w:cs="Arial"/>
                          <w:sz w:val="20"/>
                          <w:rPrChange w:id="747" w:author="Richard Fitzpatrick" w:date="2019-04-26T13:23:00Z">
                            <w:rPr>
                              <w:rFonts w:ascii="Arial" w:hAnsi="Arial" w:cs="Arial"/>
                            </w:rPr>
                          </w:rPrChange>
                        </w:rPr>
                        <w:t>Smo</w:t>
                      </w:r>
                      <w:proofErr w:type="spellEnd"/>
                      <w:r w:rsidRPr="007450AE">
                        <w:rPr>
                          <w:rFonts w:ascii="Arial" w:hAnsi="Arial" w:cs="Arial"/>
                          <w:sz w:val="20"/>
                          <w:rPrChange w:id="748" w:author="Richard Fitzpatrick" w:date="2019-04-26T13:23:00Z">
                            <w:rPr>
                              <w:rFonts w:ascii="Arial" w:hAnsi="Arial" w:cs="Arial"/>
                            </w:rPr>
                          </w:rPrChange>
                        </w:rPr>
                        <w:t xml:space="preserve"> inhibition is then relieved and GPR161 is no longer localised to the ciliary membrane (Mukhopadhyay et al., 2013). </w:t>
                      </w:r>
                      <w:proofErr w:type="spellStart"/>
                      <w:r w:rsidRPr="007450AE">
                        <w:rPr>
                          <w:rFonts w:ascii="Arial" w:hAnsi="Arial" w:cs="Arial"/>
                          <w:sz w:val="20"/>
                          <w:rPrChange w:id="749" w:author="Richard Fitzpatrick" w:date="2019-04-26T13:23:00Z">
                            <w:rPr>
                              <w:rFonts w:ascii="Arial" w:hAnsi="Arial" w:cs="Arial"/>
                            </w:rPr>
                          </w:rPrChange>
                        </w:rPr>
                        <w:t>Smo</w:t>
                      </w:r>
                      <w:proofErr w:type="spellEnd"/>
                      <w:r w:rsidRPr="007450AE">
                        <w:rPr>
                          <w:rFonts w:ascii="Arial" w:hAnsi="Arial" w:cs="Arial"/>
                          <w:sz w:val="20"/>
                          <w:rPrChange w:id="750" w:author="Richard Fitzpatrick" w:date="2019-04-26T13:23:00Z">
                            <w:rPr>
                              <w:rFonts w:ascii="Arial" w:hAnsi="Arial" w:cs="Arial"/>
                            </w:rPr>
                          </w:rPrChange>
                        </w:rPr>
                        <w:t xml:space="preserve"> then, through an unknown mechanism, translocates to the primary cilium where it is simultaneously phosphorylated by G Protein-Coupled Receptor Kinase 2 (GRK2) and CK1 (Chen et al., 2011b). Phosphorylated </w:t>
                      </w:r>
                      <w:proofErr w:type="spellStart"/>
                      <w:r w:rsidRPr="007450AE">
                        <w:rPr>
                          <w:rFonts w:ascii="Arial" w:hAnsi="Arial" w:cs="Arial"/>
                          <w:sz w:val="20"/>
                          <w:rPrChange w:id="751" w:author="Richard Fitzpatrick" w:date="2019-04-26T13:23:00Z">
                            <w:rPr>
                              <w:rFonts w:ascii="Arial" w:hAnsi="Arial" w:cs="Arial"/>
                            </w:rPr>
                          </w:rPrChange>
                        </w:rPr>
                        <w:t>Smo</w:t>
                      </w:r>
                      <w:proofErr w:type="spellEnd"/>
                      <w:r w:rsidRPr="007450AE">
                        <w:rPr>
                          <w:rFonts w:ascii="Arial" w:hAnsi="Arial" w:cs="Arial"/>
                          <w:sz w:val="20"/>
                          <w:rPrChange w:id="752" w:author="Richard Fitzpatrick" w:date="2019-04-26T13:23:00Z">
                            <w:rPr>
                              <w:rFonts w:ascii="Arial" w:hAnsi="Arial" w:cs="Arial"/>
                            </w:rPr>
                          </w:rPrChange>
                        </w:rPr>
                        <w:t xml:space="preserve"> then binds to the EvC-EvC2 complex at the base of the primary cilium, where it becomes fully activated </w:t>
                      </w:r>
                      <w:del w:id="753" w:author="Richard Fitzpatrick" w:date="2019-04-26T15:09:00Z">
                        <w:r w:rsidRPr="007450AE" w:rsidDel="00EC1139">
                          <w:rPr>
                            <w:rFonts w:ascii="Arial" w:hAnsi="Arial" w:cs="Arial"/>
                            <w:sz w:val="20"/>
                            <w:rPrChange w:id="754" w:author="Richard Fitzpatrick" w:date="2019-04-26T13:23:00Z">
                              <w:rPr>
                                <w:rFonts w:ascii="Arial" w:hAnsi="Arial" w:cs="Arial"/>
                              </w:rPr>
                            </w:rPrChange>
                          </w:rPr>
                          <w:delText>so as to</w:delText>
                        </w:r>
                      </w:del>
                      <w:ins w:id="755" w:author="Richard Fitzpatrick" w:date="2019-04-26T15:09:00Z">
                        <w:r>
                          <w:rPr>
                            <w:rFonts w:ascii="Arial" w:hAnsi="Arial" w:cs="Arial"/>
                            <w:sz w:val="20"/>
                          </w:rPr>
                          <w:t>and</w:t>
                        </w:r>
                      </w:ins>
                      <w:r w:rsidRPr="007450AE">
                        <w:rPr>
                          <w:rFonts w:ascii="Arial" w:hAnsi="Arial" w:cs="Arial"/>
                          <w:sz w:val="20"/>
                          <w:rPrChange w:id="756" w:author="Richard Fitzpatrick" w:date="2019-04-26T13:23:00Z">
                            <w:rPr>
                              <w:rFonts w:ascii="Arial" w:hAnsi="Arial" w:cs="Arial"/>
                            </w:rPr>
                          </w:rPrChange>
                        </w:rPr>
                        <w:t xml:space="preserve"> influence</w:t>
                      </w:r>
                      <w:ins w:id="757" w:author="Richard Fitzpatrick" w:date="2019-04-26T15:09:00Z">
                        <w:r>
                          <w:rPr>
                            <w:rFonts w:ascii="Arial" w:hAnsi="Arial" w:cs="Arial"/>
                            <w:sz w:val="20"/>
                          </w:rPr>
                          <w:t>s</w:t>
                        </w:r>
                      </w:ins>
                      <w:r w:rsidRPr="007450AE">
                        <w:rPr>
                          <w:rFonts w:ascii="Arial" w:hAnsi="Arial" w:cs="Arial"/>
                          <w:sz w:val="20"/>
                          <w:rPrChange w:id="758" w:author="Richard Fitzpatrick" w:date="2019-04-26T13:23:00Z">
                            <w:rPr>
                              <w:rFonts w:ascii="Arial" w:hAnsi="Arial" w:cs="Arial"/>
                            </w:rPr>
                          </w:rPrChange>
                        </w:rPr>
                        <w:t xml:space="preserve"> several other reactions (</w:t>
                      </w:r>
                      <w:proofErr w:type="spellStart"/>
                      <w:r w:rsidRPr="007450AE">
                        <w:rPr>
                          <w:rFonts w:ascii="Arial" w:hAnsi="Arial" w:cs="Arial"/>
                          <w:sz w:val="20"/>
                          <w:rPrChange w:id="759" w:author="Richard Fitzpatrick" w:date="2019-04-26T13:23:00Z">
                            <w:rPr>
                              <w:rFonts w:ascii="Arial" w:hAnsi="Arial" w:cs="Arial"/>
                            </w:rPr>
                          </w:rPrChange>
                        </w:rPr>
                        <w:t>Pusapati</w:t>
                      </w:r>
                      <w:proofErr w:type="spellEnd"/>
                      <w:r w:rsidRPr="007450AE">
                        <w:rPr>
                          <w:rFonts w:ascii="Arial" w:hAnsi="Arial" w:cs="Arial"/>
                          <w:sz w:val="20"/>
                          <w:rPrChange w:id="760" w:author="Richard Fitzpatrick" w:date="2019-04-26T13:23:00Z">
                            <w:rPr>
                              <w:rFonts w:ascii="Arial" w:hAnsi="Arial" w:cs="Arial"/>
                            </w:rPr>
                          </w:rPrChange>
                        </w:rPr>
                        <w:t xml:space="preserve"> et al., 2014).</w:t>
                      </w:r>
                    </w:p>
                    <w:p w14:paraId="5AA1D0A0" w14:textId="77777777" w:rsidR="00490B47" w:rsidRPr="007450AE" w:rsidRDefault="00490B47">
                      <w:pPr>
                        <w:jc w:val="both"/>
                        <w:rPr>
                          <w:rFonts w:ascii="Arial" w:hAnsi="Arial" w:cs="Arial"/>
                          <w:sz w:val="20"/>
                          <w:rPrChange w:id="761" w:author="Richard Fitzpatrick" w:date="2019-04-26T13:23:00Z">
                            <w:rPr>
                              <w:rFonts w:ascii="Arial" w:hAnsi="Arial" w:cs="Arial"/>
                            </w:rPr>
                          </w:rPrChange>
                        </w:rPr>
                        <w:pPrChange w:id="762" w:author="Richard Fitzpatrick" w:date="2019-04-26T13:23:00Z">
                          <w:pPr/>
                        </w:pPrChange>
                      </w:pPr>
                    </w:p>
                    <w:p w14:paraId="0CCD7460" w14:textId="77777777" w:rsidR="00490B47" w:rsidRPr="007450AE" w:rsidRDefault="00490B47">
                      <w:pPr>
                        <w:jc w:val="both"/>
                        <w:rPr>
                          <w:sz w:val="20"/>
                          <w:rPrChange w:id="763" w:author="Richard Fitzpatrick" w:date="2019-04-26T13:23:00Z">
                            <w:rPr/>
                          </w:rPrChange>
                        </w:rPr>
                        <w:pPrChange w:id="764" w:author="Richard Fitzpatrick" w:date="2019-04-26T13:23:00Z">
                          <w:pPr/>
                        </w:pPrChange>
                      </w:pPr>
                    </w:p>
                  </w:txbxContent>
                </v:textbox>
                <w10:wrap type="topAndBottom"/>
              </v:shape>
            </w:pict>
          </mc:Fallback>
        </mc:AlternateContent>
      </w:r>
      <w:r>
        <w:rPr>
          <w:noProof/>
          <w:lang w:eastAsia="en-GB"/>
        </w:rPr>
        <w:drawing>
          <wp:anchor distT="0" distB="0" distL="114300" distR="114300" simplePos="0" relativeHeight="251683840" behindDoc="0" locked="0" layoutInCell="1" allowOverlap="1" wp14:anchorId="1E218018" wp14:editId="063BC90D">
            <wp:simplePos x="0" y="0"/>
            <wp:positionH relativeFrom="column">
              <wp:posOffset>0</wp:posOffset>
            </wp:positionH>
            <wp:positionV relativeFrom="paragraph">
              <wp:posOffset>302895</wp:posOffset>
            </wp:positionV>
            <wp:extent cx="4476750" cy="3353435"/>
            <wp:effectExtent l="0" t="0" r="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14078" t="10130" r="6505" b="11506"/>
                    <a:stretch/>
                  </pic:blipFill>
                  <pic:spPr bwMode="auto">
                    <a:xfrm>
                      <a:off x="0" y="0"/>
                      <a:ext cx="4476750" cy="33534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9E4D8C9" w14:textId="77777777" w:rsidR="006E792D" w:rsidRDefault="006E792D" w:rsidP="006E792D">
      <w:pPr>
        <w:tabs>
          <w:tab w:val="left" w:pos="1547"/>
        </w:tabs>
        <w:sectPr w:rsidR="006E792D" w:rsidSect="00F26248">
          <w:pgSz w:w="16838" w:h="11906" w:orient="landscape"/>
          <w:pgMar w:top="1440" w:right="1440" w:bottom="1440" w:left="1440" w:header="708" w:footer="708" w:gutter="0"/>
          <w:cols w:space="708"/>
          <w:docGrid w:linePitch="360"/>
        </w:sectPr>
      </w:pPr>
      <w:r w:rsidRPr="007B4D79">
        <w:rPr>
          <w:noProof/>
          <w:lang w:eastAsia="en-GB"/>
        </w:rPr>
        <w:lastRenderedPageBreak/>
        <mc:AlternateContent>
          <mc:Choice Requires="wps">
            <w:drawing>
              <wp:anchor distT="45720" distB="45720" distL="114300" distR="114300" simplePos="0" relativeHeight="251693056" behindDoc="0" locked="0" layoutInCell="1" allowOverlap="1" wp14:anchorId="3E9CB145" wp14:editId="5152A704">
                <wp:simplePos x="0" y="0"/>
                <wp:positionH relativeFrom="column">
                  <wp:posOffset>0</wp:posOffset>
                </wp:positionH>
                <wp:positionV relativeFrom="paragraph">
                  <wp:posOffset>3576292</wp:posOffset>
                </wp:positionV>
                <wp:extent cx="8829675" cy="2128520"/>
                <wp:effectExtent l="0" t="0" r="9525" b="5080"/>
                <wp:wrapTopAndBottom/>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29675" cy="2128520"/>
                        </a:xfrm>
                        <a:prstGeom prst="rect">
                          <a:avLst/>
                        </a:prstGeom>
                        <a:solidFill>
                          <a:srgbClr val="FFFFFF"/>
                        </a:solidFill>
                        <a:ln w="9525">
                          <a:noFill/>
                          <a:miter lim="800000"/>
                          <a:headEnd/>
                          <a:tailEnd/>
                        </a:ln>
                      </wps:spPr>
                      <wps:txbx>
                        <w:txbxContent>
                          <w:p w14:paraId="446AFADD" w14:textId="77777777" w:rsidR="00490B47" w:rsidRPr="007450AE" w:rsidRDefault="00490B47">
                            <w:pPr>
                              <w:jc w:val="both"/>
                              <w:rPr>
                                <w:rFonts w:ascii="Arial" w:hAnsi="Arial" w:cs="Arial"/>
                                <w:b/>
                                <w:sz w:val="20"/>
                                <w:rPrChange w:id="765" w:author="Richard Fitzpatrick" w:date="2019-04-26T13:23:00Z">
                                  <w:rPr>
                                    <w:rFonts w:ascii="Arial" w:hAnsi="Arial" w:cs="Arial"/>
                                    <w:b/>
                                  </w:rPr>
                                </w:rPrChange>
                              </w:rPr>
                              <w:pPrChange w:id="766" w:author="Richard Fitzpatrick" w:date="2019-04-26T13:23:00Z">
                                <w:pPr/>
                              </w:pPrChange>
                            </w:pPr>
                            <w:r w:rsidRPr="007450AE">
                              <w:rPr>
                                <w:rFonts w:ascii="Arial" w:hAnsi="Arial" w:cs="Arial"/>
                                <w:b/>
                                <w:sz w:val="20"/>
                                <w:rPrChange w:id="767" w:author="Richard Fitzpatrick" w:date="2019-04-26T13:23:00Z">
                                  <w:rPr>
                                    <w:rFonts w:ascii="Arial" w:hAnsi="Arial" w:cs="Arial"/>
                                    <w:b/>
                                  </w:rPr>
                                </w:rPrChange>
                              </w:rPr>
                              <w:t xml:space="preserve">Figure 7: Biochemical reactions that occur in the presence of Shh (A) and the corresponding output generated by the biochemical model (B). </w:t>
                            </w:r>
                          </w:p>
                          <w:p w14:paraId="5726C3D4" w14:textId="514F0E9D" w:rsidR="00490B47" w:rsidRPr="007450AE" w:rsidRDefault="00490B47">
                            <w:pPr>
                              <w:jc w:val="both"/>
                              <w:rPr>
                                <w:rFonts w:ascii="Arial" w:hAnsi="Arial" w:cs="Arial"/>
                                <w:sz w:val="20"/>
                                <w:rPrChange w:id="768" w:author="Richard Fitzpatrick" w:date="2019-04-26T13:23:00Z">
                                  <w:rPr>
                                    <w:rFonts w:ascii="Arial" w:hAnsi="Arial" w:cs="Arial"/>
                                  </w:rPr>
                                </w:rPrChange>
                              </w:rPr>
                              <w:pPrChange w:id="769" w:author="Richard Fitzpatrick" w:date="2019-04-26T13:23:00Z">
                                <w:pPr/>
                              </w:pPrChange>
                            </w:pPr>
                            <w:proofErr w:type="spellStart"/>
                            <w:r w:rsidRPr="007450AE">
                              <w:rPr>
                                <w:rFonts w:ascii="Arial" w:hAnsi="Arial" w:cs="Arial"/>
                                <w:sz w:val="20"/>
                                <w:rPrChange w:id="770" w:author="Richard Fitzpatrick" w:date="2019-04-26T13:23:00Z">
                                  <w:rPr>
                                    <w:rFonts w:ascii="Arial" w:hAnsi="Arial" w:cs="Arial"/>
                                  </w:rPr>
                                </w:rPrChange>
                              </w:rPr>
                              <w:t>SuFu</w:t>
                            </w:r>
                            <w:proofErr w:type="spellEnd"/>
                            <w:r w:rsidRPr="007450AE">
                              <w:rPr>
                                <w:rFonts w:ascii="Arial" w:hAnsi="Arial" w:cs="Arial"/>
                                <w:sz w:val="20"/>
                                <w:rPrChange w:id="771" w:author="Richard Fitzpatrick" w:date="2019-04-26T13:23:00Z">
                                  <w:rPr>
                                    <w:rFonts w:ascii="Arial" w:hAnsi="Arial" w:cs="Arial"/>
                                  </w:rPr>
                                </w:rPrChange>
                              </w:rPr>
                              <w:t xml:space="preserve"> translocates to the base of the primary cilium, where it is phosphorylated by both PKA and GSK3β (Chen et al., 2011a). Phosphorylated </w:t>
                            </w:r>
                            <w:proofErr w:type="spellStart"/>
                            <w:r w:rsidRPr="007450AE">
                              <w:rPr>
                                <w:rFonts w:ascii="Arial" w:hAnsi="Arial" w:cs="Arial"/>
                                <w:sz w:val="20"/>
                                <w:rPrChange w:id="772" w:author="Richard Fitzpatrick" w:date="2019-04-26T13:23:00Z">
                                  <w:rPr>
                                    <w:rFonts w:ascii="Arial" w:hAnsi="Arial" w:cs="Arial"/>
                                  </w:rPr>
                                </w:rPrChange>
                              </w:rPr>
                              <w:t>SuFu</w:t>
                            </w:r>
                            <w:proofErr w:type="spellEnd"/>
                            <w:r w:rsidRPr="007450AE">
                              <w:rPr>
                                <w:rFonts w:ascii="Arial" w:hAnsi="Arial" w:cs="Arial"/>
                                <w:sz w:val="20"/>
                                <w:rPrChange w:id="773" w:author="Richard Fitzpatrick" w:date="2019-04-26T13:23:00Z">
                                  <w:rPr>
                                    <w:rFonts w:ascii="Arial" w:hAnsi="Arial" w:cs="Arial"/>
                                  </w:rPr>
                                </w:rPrChange>
                              </w:rPr>
                              <w:t xml:space="preserve"> is then retained at the base of the PC, where it binds to either a Gli2 or Gli3 transcription factor to prevent their proteasomal degradation (Chen et al., 2009; Wang et al., 2010). In the presence of Shh activity, the </w:t>
                            </w:r>
                            <w:proofErr w:type="spellStart"/>
                            <w:r w:rsidRPr="007450AE">
                              <w:rPr>
                                <w:rFonts w:ascii="Arial" w:hAnsi="Arial" w:cs="Arial"/>
                                <w:sz w:val="20"/>
                                <w:rPrChange w:id="774" w:author="Richard Fitzpatrick" w:date="2019-04-26T13:23:00Z">
                                  <w:rPr>
                                    <w:rFonts w:ascii="Arial" w:hAnsi="Arial" w:cs="Arial"/>
                                  </w:rPr>
                                </w:rPrChange>
                              </w:rPr>
                              <w:t>SuFu-Gli</w:t>
                            </w:r>
                            <w:proofErr w:type="spellEnd"/>
                            <w:r w:rsidRPr="007450AE">
                              <w:rPr>
                                <w:rFonts w:ascii="Arial" w:hAnsi="Arial" w:cs="Arial"/>
                                <w:sz w:val="20"/>
                                <w:rPrChange w:id="775" w:author="Richard Fitzpatrick" w:date="2019-04-26T13:23:00Z">
                                  <w:rPr>
                                    <w:rFonts w:ascii="Arial" w:hAnsi="Arial" w:cs="Arial"/>
                                  </w:rPr>
                                </w:rPrChange>
                              </w:rPr>
                              <w:t xml:space="preserve"> complex binds to kinesin family member 7 (Kif7), though exactly how is unknown (Cheung et al., 2009). Afterwards, the scaffold protein Liprin-alpha-1 (PPFIA1) recruits Protein Phosphatase 2A (PP2A) to Kif7, dephosphorylating it to allow it and the </w:t>
                            </w:r>
                            <w:proofErr w:type="spellStart"/>
                            <w:r w:rsidRPr="007450AE">
                              <w:rPr>
                                <w:rFonts w:ascii="Arial" w:hAnsi="Arial" w:cs="Arial"/>
                                <w:sz w:val="20"/>
                                <w:rPrChange w:id="776" w:author="Richard Fitzpatrick" w:date="2019-04-26T13:23:00Z">
                                  <w:rPr>
                                    <w:rFonts w:ascii="Arial" w:hAnsi="Arial" w:cs="Arial"/>
                                  </w:rPr>
                                </w:rPrChange>
                              </w:rPr>
                              <w:t>SuFu-Gli</w:t>
                            </w:r>
                            <w:proofErr w:type="spellEnd"/>
                            <w:r w:rsidRPr="007450AE">
                              <w:rPr>
                                <w:rFonts w:ascii="Arial" w:hAnsi="Arial" w:cs="Arial"/>
                                <w:sz w:val="20"/>
                                <w:rPrChange w:id="777" w:author="Richard Fitzpatrick" w:date="2019-04-26T13:23:00Z">
                                  <w:rPr>
                                    <w:rFonts w:ascii="Arial" w:hAnsi="Arial" w:cs="Arial"/>
                                  </w:rPr>
                                </w:rPrChange>
                              </w:rPr>
                              <w:t xml:space="preserve"> complex to translocate along the axoneme to the tip of the primary cilium (He et al., 2014; Bangs and Anderson, 2017). Here, the complex dissociates causing </w:t>
                            </w:r>
                            <w:proofErr w:type="spellStart"/>
                            <w:r w:rsidRPr="007450AE">
                              <w:rPr>
                                <w:rFonts w:ascii="Arial" w:hAnsi="Arial" w:cs="Arial"/>
                                <w:sz w:val="20"/>
                                <w:rPrChange w:id="778" w:author="Richard Fitzpatrick" w:date="2019-04-26T13:23:00Z">
                                  <w:rPr>
                                    <w:rFonts w:ascii="Arial" w:hAnsi="Arial" w:cs="Arial"/>
                                  </w:rPr>
                                </w:rPrChange>
                              </w:rPr>
                              <w:t>SuFu</w:t>
                            </w:r>
                            <w:proofErr w:type="spellEnd"/>
                            <w:r w:rsidRPr="007450AE">
                              <w:rPr>
                                <w:rFonts w:ascii="Arial" w:hAnsi="Arial" w:cs="Arial"/>
                                <w:sz w:val="20"/>
                                <w:rPrChange w:id="779" w:author="Richard Fitzpatrick" w:date="2019-04-26T13:23:00Z">
                                  <w:rPr>
                                    <w:rFonts w:ascii="Arial" w:hAnsi="Arial" w:cs="Arial"/>
                                  </w:rPr>
                                </w:rPrChange>
                              </w:rPr>
                              <w:t xml:space="preserve"> to no longer be phosphorylated and to translocate to the soma where it is degraded, whilst Gli2 or Gli3 would be activated, most likely via activated </w:t>
                            </w:r>
                            <w:proofErr w:type="spellStart"/>
                            <w:r w:rsidRPr="007450AE">
                              <w:rPr>
                                <w:rFonts w:ascii="Arial" w:hAnsi="Arial" w:cs="Arial"/>
                                <w:sz w:val="20"/>
                                <w:rPrChange w:id="780" w:author="Richard Fitzpatrick" w:date="2019-04-26T13:23:00Z">
                                  <w:rPr>
                                    <w:rFonts w:ascii="Arial" w:hAnsi="Arial" w:cs="Arial"/>
                                  </w:rPr>
                                </w:rPrChange>
                              </w:rPr>
                              <w:t>Smo</w:t>
                            </w:r>
                            <w:proofErr w:type="spellEnd"/>
                            <w:r w:rsidRPr="007450AE">
                              <w:rPr>
                                <w:rFonts w:ascii="Arial" w:hAnsi="Arial" w:cs="Arial"/>
                                <w:sz w:val="20"/>
                                <w:rPrChange w:id="781" w:author="Richard Fitzpatrick" w:date="2019-04-26T13:23:00Z">
                                  <w:rPr>
                                    <w:rFonts w:ascii="Arial" w:hAnsi="Arial" w:cs="Arial"/>
                                  </w:rPr>
                                </w:rPrChange>
                              </w:rPr>
                              <w:t xml:space="preserve">, so as to translocate to the nucleus where they transcribe several target genes (Sasai and Briscoe, 2012). Once activated </w:t>
                            </w:r>
                            <w:proofErr w:type="spellStart"/>
                            <w:r w:rsidRPr="007450AE">
                              <w:rPr>
                                <w:rFonts w:ascii="Arial" w:hAnsi="Arial" w:cs="Arial"/>
                                <w:sz w:val="20"/>
                                <w:rPrChange w:id="782" w:author="Richard Fitzpatrick" w:date="2019-04-26T13:23:00Z">
                                  <w:rPr>
                                    <w:rFonts w:ascii="Arial" w:hAnsi="Arial" w:cs="Arial"/>
                                  </w:rPr>
                                </w:rPrChange>
                              </w:rPr>
                              <w:t>Gli</w:t>
                            </w:r>
                            <w:proofErr w:type="spellEnd"/>
                            <w:r w:rsidRPr="007450AE">
                              <w:rPr>
                                <w:rFonts w:ascii="Arial" w:hAnsi="Arial" w:cs="Arial"/>
                                <w:sz w:val="20"/>
                                <w:rPrChange w:id="783" w:author="Richard Fitzpatrick" w:date="2019-04-26T13:23:00Z">
                                  <w:rPr>
                                    <w:rFonts w:ascii="Arial" w:hAnsi="Arial" w:cs="Arial"/>
                                  </w:rPr>
                                </w:rPrChange>
                              </w:rPr>
                              <w:t xml:space="preserve"> activity has occurred, they are degraded following Speckle-type POZ protein (SPOP)-</w:t>
                            </w:r>
                            <w:del w:id="784" w:author="Richard Fitzpatrick" w:date="2019-04-26T15:10:00Z">
                              <w:r w:rsidRPr="007450AE" w:rsidDel="00EC1139">
                                <w:rPr>
                                  <w:rFonts w:ascii="Arial" w:hAnsi="Arial" w:cs="Arial"/>
                                  <w:sz w:val="20"/>
                                  <w:rPrChange w:id="785" w:author="Richard Fitzpatrick" w:date="2019-04-26T13:23:00Z">
                                    <w:rPr>
                                      <w:rFonts w:ascii="Arial" w:hAnsi="Arial" w:cs="Arial"/>
                                    </w:rPr>
                                  </w:rPrChange>
                                </w:rPr>
                                <w:delText>meidated</w:delText>
                              </w:r>
                            </w:del>
                            <w:ins w:id="786" w:author="Richard Fitzpatrick" w:date="2019-04-26T15:10:00Z">
                              <w:r w:rsidRPr="007450AE">
                                <w:rPr>
                                  <w:rFonts w:ascii="Arial" w:hAnsi="Arial" w:cs="Arial"/>
                                  <w:sz w:val="20"/>
                                </w:rPr>
                                <w:t>mediated</w:t>
                              </w:r>
                            </w:ins>
                            <w:r w:rsidRPr="007450AE">
                              <w:rPr>
                                <w:rFonts w:ascii="Arial" w:hAnsi="Arial" w:cs="Arial"/>
                                <w:sz w:val="20"/>
                                <w:rPrChange w:id="787" w:author="Richard Fitzpatrick" w:date="2019-04-26T13:23:00Z">
                                  <w:rPr>
                                    <w:rFonts w:ascii="Arial" w:hAnsi="Arial" w:cs="Arial"/>
                                  </w:rPr>
                                </w:rPrChange>
                              </w:rPr>
                              <w:t xml:space="preserve"> Cul3-based E3 ligase ubiquitination (Wang et al., 2010).</w:t>
                            </w:r>
                          </w:p>
                          <w:p w14:paraId="05338A2A" w14:textId="77777777" w:rsidR="00490B47" w:rsidRPr="007450AE" w:rsidRDefault="00490B47">
                            <w:pPr>
                              <w:jc w:val="both"/>
                              <w:rPr>
                                <w:rFonts w:ascii="Arial" w:hAnsi="Arial" w:cs="Arial"/>
                                <w:sz w:val="20"/>
                                <w:rPrChange w:id="788" w:author="Richard Fitzpatrick" w:date="2019-04-26T13:23:00Z">
                                  <w:rPr>
                                    <w:rFonts w:ascii="Arial" w:hAnsi="Arial" w:cs="Arial"/>
                                  </w:rPr>
                                </w:rPrChange>
                              </w:rPr>
                              <w:pPrChange w:id="789" w:author="Richard Fitzpatrick" w:date="2019-04-26T13:23:00Z">
                                <w:pPr/>
                              </w:pPrChange>
                            </w:pPr>
                          </w:p>
                          <w:p w14:paraId="2548212F" w14:textId="77777777" w:rsidR="00490B47" w:rsidRPr="007450AE" w:rsidRDefault="00490B47">
                            <w:pPr>
                              <w:jc w:val="both"/>
                              <w:rPr>
                                <w:sz w:val="20"/>
                                <w:rPrChange w:id="790" w:author="Richard Fitzpatrick" w:date="2019-04-26T13:23:00Z">
                                  <w:rPr/>
                                </w:rPrChange>
                              </w:rPr>
                              <w:pPrChange w:id="791" w:author="Richard Fitzpatrick" w:date="2019-04-26T13:23:00Z">
                                <w:pPr/>
                              </w:pPrChange>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9CB145" id="Text Box 12" o:spid="_x0000_s1040" type="#_x0000_t202" style="position:absolute;margin-left:0;margin-top:281.6pt;width:695.25pt;height:167.6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" stroked="f">
                <v:textbox>
                  <w:txbxContent>
                    <w:p w14:paraId="446AFADD" w14:textId="77777777" w:rsidR="00490B47" w:rsidRPr="007450AE" w:rsidRDefault="00490B47">
                      <w:pPr>
                        <w:jc w:val="both"/>
                        <w:rPr>
                          <w:rFonts w:ascii="Arial" w:hAnsi="Arial" w:cs="Arial"/>
                          <w:b/>
                          <w:sz w:val="20"/>
                          <w:rPrChange w:id="792" w:author="Richard Fitzpatrick" w:date="2019-04-26T13:23:00Z">
                            <w:rPr>
                              <w:rFonts w:ascii="Arial" w:hAnsi="Arial" w:cs="Arial"/>
                              <w:b/>
                            </w:rPr>
                          </w:rPrChange>
                        </w:rPr>
                        <w:pPrChange w:id="793" w:author="Richard Fitzpatrick" w:date="2019-04-26T13:23:00Z">
                          <w:pPr/>
                        </w:pPrChange>
                      </w:pPr>
                      <w:r w:rsidRPr="007450AE">
                        <w:rPr>
                          <w:rFonts w:ascii="Arial" w:hAnsi="Arial" w:cs="Arial"/>
                          <w:b/>
                          <w:sz w:val="20"/>
                          <w:rPrChange w:id="794" w:author="Richard Fitzpatrick" w:date="2019-04-26T13:23:00Z">
                            <w:rPr>
                              <w:rFonts w:ascii="Arial" w:hAnsi="Arial" w:cs="Arial"/>
                              <w:b/>
                            </w:rPr>
                          </w:rPrChange>
                        </w:rPr>
                        <w:t xml:space="preserve">Figure 7: Biochemical reactions that occur in the presence of Shh (A) and the corresponding output generated by the biochemical model (B). </w:t>
                      </w:r>
                    </w:p>
                    <w:p w14:paraId="5726C3D4" w14:textId="514F0E9D" w:rsidR="00490B47" w:rsidRPr="007450AE" w:rsidRDefault="00490B47">
                      <w:pPr>
                        <w:jc w:val="both"/>
                        <w:rPr>
                          <w:rFonts w:ascii="Arial" w:hAnsi="Arial" w:cs="Arial"/>
                          <w:sz w:val="20"/>
                          <w:rPrChange w:id="795" w:author="Richard Fitzpatrick" w:date="2019-04-26T13:23:00Z">
                            <w:rPr>
                              <w:rFonts w:ascii="Arial" w:hAnsi="Arial" w:cs="Arial"/>
                            </w:rPr>
                          </w:rPrChange>
                        </w:rPr>
                        <w:pPrChange w:id="796" w:author="Richard Fitzpatrick" w:date="2019-04-26T13:23:00Z">
                          <w:pPr/>
                        </w:pPrChange>
                      </w:pPr>
                      <w:proofErr w:type="spellStart"/>
                      <w:r w:rsidRPr="007450AE">
                        <w:rPr>
                          <w:rFonts w:ascii="Arial" w:hAnsi="Arial" w:cs="Arial"/>
                          <w:sz w:val="20"/>
                          <w:rPrChange w:id="797" w:author="Richard Fitzpatrick" w:date="2019-04-26T13:23:00Z">
                            <w:rPr>
                              <w:rFonts w:ascii="Arial" w:hAnsi="Arial" w:cs="Arial"/>
                            </w:rPr>
                          </w:rPrChange>
                        </w:rPr>
                        <w:t>SuFu</w:t>
                      </w:r>
                      <w:proofErr w:type="spellEnd"/>
                      <w:r w:rsidRPr="007450AE">
                        <w:rPr>
                          <w:rFonts w:ascii="Arial" w:hAnsi="Arial" w:cs="Arial"/>
                          <w:sz w:val="20"/>
                          <w:rPrChange w:id="798" w:author="Richard Fitzpatrick" w:date="2019-04-26T13:23:00Z">
                            <w:rPr>
                              <w:rFonts w:ascii="Arial" w:hAnsi="Arial" w:cs="Arial"/>
                            </w:rPr>
                          </w:rPrChange>
                        </w:rPr>
                        <w:t xml:space="preserve"> translocates to the base of the primary cilium, where it is phosphorylated by both PKA and GSK3β (Chen et al., 2011a). Phosphorylated </w:t>
                      </w:r>
                      <w:proofErr w:type="spellStart"/>
                      <w:r w:rsidRPr="007450AE">
                        <w:rPr>
                          <w:rFonts w:ascii="Arial" w:hAnsi="Arial" w:cs="Arial"/>
                          <w:sz w:val="20"/>
                          <w:rPrChange w:id="799" w:author="Richard Fitzpatrick" w:date="2019-04-26T13:23:00Z">
                            <w:rPr>
                              <w:rFonts w:ascii="Arial" w:hAnsi="Arial" w:cs="Arial"/>
                            </w:rPr>
                          </w:rPrChange>
                        </w:rPr>
                        <w:t>SuFu</w:t>
                      </w:r>
                      <w:proofErr w:type="spellEnd"/>
                      <w:r w:rsidRPr="007450AE">
                        <w:rPr>
                          <w:rFonts w:ascii="Arial" w:hAnsi="Arial" w:cs="Arial"/>
                          <w:sz w:val="20"/>
                          <w:rPrChange w:id="800" w:author="Richard Fitzpatrick" w:date="2019-04-26T13:23:00Z">
                            <w:rPr>
                              <w:rFonts w:ascii="Arial" w:hAnsi="Arial" w:cs="Arial"/>
                            </w:rPr>
                          </w:rPrChange>
                        </w:rPr>
                        <w:t xml:space="preserve"> is then retained at the base of the PC, where it binds to either a Gli2 or Gli3 transcription factor to prevent their proteasomal degradation (Chen et al., 2009; Wang et al., 2010). In the presence of Shh activity, the </w:t>
                      </w:r>
                      <w:proofErr w:type="spellStart"/>
                      <w:r w:rsidRPr="007450AE">
                        <w:rPr>
                          <w:rFonts w:ascii="Arial" w:hAnsi="Arial" w:cs="Arial"/>
                          <w:sz w:val="20"/>
                          <w:rPrChange w:id="801" w:author="Richard Fitzpatrick" w:date="2019-04-26T13:23:00Z">
                            <w:rPr>
                              <w:rFonts w:ascii="Arial" w:hAnsi="Arial" w:cs="Arial"/>
                            </w:rPr>
                          </w:rPrChange>
                        </w:rPr>
                        <w:t>SuFu-Gli</w:t>
                      </w:r>
                      <w:proofErr w:type="spellEnd"/>
                      <w:r w:rsidRPr="007450AE">
                        <w:rPr>
                          <w:rFonts w:ascii="Arial" w:hAnsi="Arial" w:cs="Arial"/>
                          <w:sz w:val="20"/>
                          <w:rPrChange w:id="802" w:author="Richard Fitzpatrick" w:date="2019-04-26T13:23:00Z">
                            <w:rPr>
                              <w:rFonts w:ascii="Arial" w:hAnsi="Arial" w:cs="Arial"/>
                            </w:rPr>
                          </w:rPrChange>
                        </w:rPr>
                        <w:t xml:space="preserve"> complex binds to kinesin family member 7 (Kif7), though exactly how is unknown (Cheung et al., 2009). Afterwards, the scaffold protein Liprin-alpha-1 (PPFIA1) recruits Protein Phosphatase 2A (PP2A) to Kif7, dephosphorylating it to allow it and the </w:t>
                      </w:r>
                      <w:proofErr w:type="spellStart"/>
                      <w:r w:rsidRPr="007450AE">
                        <w:rPr>
                          <w:rFonts w:ascii="Arial" w:hAnsi="Arial" w:cs="Arial"/>
                          <w:sz w:val="20"/>
                          <w:rPrChange w:id="803" w:author="Richard Fitzpatrick" w:date="2019-04-26T13:23:00Z">
                            <w:rPr>
                              <w:rFonts w:ascii="Arial" w:hAnsi="Arial" w:cs="Arial"/>
                            </w:rPr>
                          </w:rPrChange>
                        </w:rPr>
                        <w:t>SuFu-Gli</w:t>
                      </w:r>
                      <w:proofErr w:type="spellEnd"/>
                      <w:r w:rsidRPr="007450AE">
                        <w:rPr>
                          <w:rFonts w:ascii="Arial" w:hAnsi="Arial" w:cs="Arial"/>
                          <w:sz w:val="20"/>
                          <w:rPrChange w:id="804" w:author="Richard Fitzpatrick" w:date="2019-04-26T13:23:00Z">
                            <w:rPr>
                              <w:rFonts w:ascii="Arial" w:hAnsi="Arial" w:cs="Arial"/>
                            </w:rPr>
                          </w:rPrChange>
                        </w:rPr>
                        <w:t xml:space="preserve"> complex to translocate along the axoneme to the tip of the primary cilium (He et al., 2014; Bangs and Anderson, 2017). Here, the complex dissociates causing </w:t>
                      </w:r>
                      <w:proofErr w:type="spellStart"/>
                      <w:r w:rsidRPr="007450AE">
                        <w:rPr>
                          <w:rFonts w:ascii="Arial" w:hAnsi="Arial" w:cs="Arial"/>
                          <w:sz w:val="20"/>
                          <w:rPrChange w:id="805" w:author="Richard Fitzpatrick" w:date="2019-04-26T13:23:00Z">
                            <w:rPr>
                              <w:rFonts w:ascii="Arial" w:hAnsi="Arial" w:cs="Arial"/>
                            </w:rPr>
                          </w:rPrChange>
                        </w:rPr>
                        <w:t>SuFu</w:t>
                      </w:r>
                      <w:proofErr w:type="spellEnd"/>
                      <w:r w:rsidRPr="007450AE">
                        <w:rPr>
                          <w:rFonts w:ascii="Arial" w:hAnsi="Arial" w:cs="Arial"/>
                          <w:sz w:val="20"/>
                          <w:rPrChange w:id="806" w:author="Richard Fitzpatrick" w:date="2019-04-26T13:23:00Z">
                            <w:rPr>
                              <w:rFonts w:ascii="Arial" w:hAnsi="Arial" w:cs="Arial"/>
                            </w:rPr>
                          </w:rPrChange>
                        </w:rPr>
                        <w:t xml:space="preserve"> to no longer be phosphorylated and to translocate to the soma where it is degraded, whilst Gli2 or Gli3 would be activated, most likely via activated </w:t>
                      </w:r>
                      <w:proofErr w:type="spellStart"/>
                      <w:r w:rsidRPr="007450AE">
                        <w:rPr>
                          <w:rFonts w:ascii="Arial" w:hAnsi="Arial" w:cs="Arial"/>
                          <w:sz w:val="20"/>
                          <w:rPrChange w:id="807" w:author="Richard Fitzpatrick" w:date="2019-04-26T13:23:00Z">
                            <w:rPr>
                              <w:rFonts w:ascii="Arial" w:hAnsi="Arial" w:cs="Arial"/>
                            </w:rPr>
                          </w:rPrChange>
                        </w:rPr>
                        <w:t>Smo</w:t>
                      </w:r>
                      <w:proofErr w:type="spellEnd"/>
                      <w:r w:rsidRPr="007450AE">
                        <w:rPr>
                          <w:rFonts w:ascii="Arial" w:hAnsi="Arial" w:cs="Arial"/>
                          <w:sz w:val="20"/>
                          <w:rPrChange w:id="808" w:author="Richard Fitzpatrick" w:date="2019-04-26T13:23:00Z">
                            <w:rPr>
                              <w:rFonts w:ascii="Arial" w:hAnsi="Arial" w:cs="Arial"/>
                            </w:rPr>
                          </w:rPrChange>
                        </w:rPr>
                        <w:t xml:space="preserve">, so as to translocate to the nucleus where they transcribe several target genes (Sasai and Briscoe, 2012). Once activated </w:t>
                      </w:r>
                      <w:proofErr w:type="spellStart"/>
                      <w:r w:rsidRPr="007450AE">
                        <w:rPr>
                          <w:rFonts w:ascii="Arial" w:hAnsi="Arial" w:cs="Arial"/>
                          <w:sz w:val="20"/>
                          <w:rPrChange w:id="809" w:author="Richard Fitzpatrick" w:date="2019-04-26T13:23:00Z">
                            <w:rPr>
                              <w:rFonts w:ascii="Arial" w:hAnsi="Arial" w:cs="Arial"/>
                            </w:rPr>
                          </w:rPrChange>
                        </w:rPr>
                        <w:t>Gli</w:t>
                      </w:r>
                      <w:proofErr w:type="spellEnd"/>
                      <w:r w:rsidRPr="007450AE">
                        <w:rPr>
                          <w:rFonts w:ascii="Arial" w:hAnsi="Arial" w:cs="Arial"/>
                          <w:sz w:val="20"/>
                          <w:rPrChange w:id="810" w:author="Richard Fitzpatrick" w:date="2019-04-26T13:23:00Z">
                            <w:rPr>
                              <w:rFonts w:ascii="Arial" w:hAnsi="Arial" w:cs="Arial"/>
                            </w:rPr>
                          </w:rPrChange>
                        </w:rPr>
                        <w:t xml:space="preserve"> activity has occurred, they are degraded following Speckle-type POZ protein (SPOP)-</w:t>
                      </w:r>
                      <w:del w:id="811" w:author="Richard Fitzpatrick" w:date="2019-04-26T15:10:00Z">
                        <w:r w:rsidRPr="007450AE" w:rsidDel="00EC1139">
                          <w:rPr>
                            <w:rFonts w:ascii="Arial" w:hAnsi="Arial" w:cs="Arial"/>
                            <w:sz w:val="20"/>
                            <w:rPrChange w:id="812" w:author="Richard Fitzpatrick" w:date="2019-04-26T13:23:00Z">
                              <w:rPr>
                                <w:rFonts w:ascii="Arial" w:hAnsi="Arial" w:cs="Arial"/>
                              </w:rPr>
                            </w:rPrChange>
                          </w:rPr>
                          <w:delText>meidated</w:delText>
                        </w:r>
                      </w:del>
                      <w:ins w:id="813" w:author="Richard Fitzpatrick" w:date="2019-04-26T15:10:00Z">
                        <w:r w:rsidRPr="007450AE">
                          <w:rPr>
                            <w:rFonts w:ascii="Arial" w:hAnsi="Arial" w:cs="Arial"/>
                            <w:sz w:val="20"/>
                          </w:rPr>
                          <w:t>mediated</w:t>
                        </w:r>
                      </w:ins>
                      <w:r w:rsidRPr="007450AE">
                        <w:rPr>
                          <w:rFonts w:ascii="Arial" w:hAnsi="Arial" w:cs="Arial"/>
                          <w:sz w:val="20"/>
                          <w:rPrChange w:id="814" w:author="Richard Fitzpatrick" w:date="2019-04-26T13:23:00Z">
                            <w:rPr>
                              <w:rFonts w:ascii="Arial" w:hAnsi="Arial" w:cs="Arial"/>
                            </w:rPr>
                          </w:rPrChange>
                        </w:rPr>
                        <w:t xml:space="preserve"> Cul3-based E3 ligase ubiquitination (Wang et al., 2010).</w:t>
                      </w:r>
                    </w:p>
                    <w:p w14:paraId="05338A2A" w14:textId="77777777" w:rsidR="00490B47" w:rsidRPr="007450AE" w:rsidRDefault="00490B47">
                      <w:pPr>
                        <w:jc w:val="both"/>
                        <w:rPr>
                          <w:rFonts w:ascii="Arial" w:hAnsi="Arial" w:cs="Arial"/>
                          <w:sz w:val="20"/>
                          <w:rPrChange w:id="815" w:author="Richard Fitzpatrick" w:date="2019-04-26T13:23:00Z">
                            <w:rPr>
                              <w:rFonts w:ascii="Arial" w:hAnsi="Arial" w:cs="Arial"/>
                            </w:rPr>
                          </w:rPrChange>
                        </w:rPr>
                        <w:pPrChange w:id="816" w:author="Richard Fitzpatrick" w:date="2019-04-26T13:23:00Z">
                          <w:pPr/>
                        </w:pPrChange>
                      </w:pPr>
                    </w:p>
                    <w:p w14:paraId="2548212F" w14:textId="77777777" w:rsidR="00490B47" w:rsidRPr="007450AE" w:rsidRDefault="00490B47">
                      <w:pPr>
                        <w:jc w:val="both"/>
                        <w:rPr>
                          <w:sz w:val="20"/>
                          <w:rPrChange w:id="817" w:author="Richard Fitzpatrick" w:date="2019-04-26T13:23:00Z">
                            <w:rPr/>
                          </w:rPrChange>
                        </w:rPr>
                        <w:pPrChange w:id="818" w:author="Richard Fitzpatrick" w:date="2019-04-26T13:23:00Z">
                          <w:pPr/>
                        </w:pPrChange>
                      </w:pPr>
                    </w:p>
                  </w:txbxContent>
                </v:textbox>
                <w10:wrap type="topAndBottom"/>
              </v:shape>
            </w:pict>
          </mc:Fallback>
        </mc:AlternateContent>
      </w:r>
      <w:r>
        <w:rPr>
          <w:noProof/>
          <w:lang w:eastAsia="en-GB"/>
        </w:rPr>
        <w:drawing>
          <wp:anchor distT="0" distB="0" distL="114300" distR="114300" simplePos="0" relativeHeight="251688960" behindDoc="0" locked="0" layoutInCell="1" allowOverlap="1" wp14:anchorId="4790200F" wp14:editId="7F2ACC04">
            <wp:simplePos x="0" y="0"/>
            <wp:positionH relativeFrom="column">
              <wp:posOffset>4585648</wp:posOffset>
            </wp:positionH>
            <wp:positionV relativeFrom="paragraph">
              <wp:posOffset>142</wp:posOffset>
            </wp:positionV>
            <wp:extent cx="4476750" cy="3439160"/>
            <wp:effectExtent l="0" t="0" r="0" b="889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476750" cy="3439160"/>
                    </a:xfrm>
                    <a:prstGeom prst="rect">
                      <a:avLst/>
                    </a:prstGeom>
                    <a:noFill/>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687936" behindDoc="0" locked="0" layoutInCell="1" allowOverlap="1" wp14:anchorId="27E1BD3A" wp14:editId="1A2512A5">
            <wp:simplePos x="0" y="0"/>
            <wp:positionH relativeFrom="column">
              <wp:posOffset>0</wp:posOffset>
            </wp:positionH>
            <wp:positionV relativeFrom="paragraph">
              <wp:posOffset>228</wp:posOffset>
            </wp:positionV>
            <wp:extent cx="4476750" cy="3362325"/>
            <wp:effectExtent l="0" t="0" r="0" b="9525"/>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9700" t="8765" r="12995" b="13734"/>
                    <a:stretch/>
                  </pic:blipFill>
                  <pic:spPr bwMode="auto">
                    <a:xfrm>
                      <a:off x="0" y="0"/>
                      <a:ext cx="4476750" cy="33623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ab/>
      </w:r>
    </w:p>
    <w:tbl>
      <w:tblPr>
        <w:tblStyle w:val="PlainTable2"/>
        <w:tblpPr w:leftFromText="180" w:rightFromText="180" w:vertAnchor="page" w:horzAnchor="margin" w:tblpY="1161"/>
        <w:tblW w:w="8789" w:type="dxa"/>
        <w:tblLook w:val="04A0" w:firstRow="1" w:lastRow="0" w:firstColumn="1" w:lastColumn="0" w:noHBand="0" w:noVBand="1"/>
        <w:tblPrChange w:id="819" w:author="Richard Fitzpatrick" w:date="2019-04-26T18:35:00Z">
          <w:tblPr>
            <w:tblStyle w:val="TableGrid"/>
            <w:tblpPr w:leftFromText="180" w:rightFromText="180" w:vertAnchor="page" w:horzAnchor="margin" w:tblpY="1161"/>
            <w:tblW w:w="0" w:type="auto"/>
            <w:tblLook w:val="04A0" w:firstRow="1" w:lastRow="0" w:firstColumn="1" w:lastColumn="0" w:noHBand="0" w:noVBand="1"/>
          </w:tblPr>
        </w:tblPrChange>
      </w:tblPr>
      <w:tblGrid>
        <w:gridCol w:w="1517"/>
        <w:gridCol w:w="1318"/>
        <w:gridCol w:w="2127"/>
        <w:gridCol w:w="3827"/>
        <w:tblGridChange w:id="820">
          <w:tblGrid>
            <w:gridCol w:w="2254"/>
            <w:gridCol w:w="2254"/>
            <w:gridCol w:w="2254"/>
            <w:gridCol w:w="2254"/>
          </w:tblGrid>
        </w:tblGridChange>
      </w:tblGrid>
      <w:tr w:rsidR="006E792D" w:rsidRPr="007450AE" w14:paraId="543C9D50" w14:textId="77777777" w:rsidTr="00A32C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tcPrChange w:id="821" w:author="Richard Fitzpatrick" w:date="2019-04-26T18:35:00Z">
              <w:tcPr>
                <w:tcW w:w="2254" w:type="dxa"/>
              </w:tcPr>
            </w:tcPrChange>
          </w:tcPr>
          <w:p w14:paraId="0B5D7894" w14:textId="77777777" w:rsidR="006E792D" w:rsidRPr="007450AE" w:rsidRDefault="006E792D" w:rsidP="00F26248">
            <w:pPr>
              <w:jc w:val="center"/>
              <w:cnfStyle w:val="101000000000" w:firstRow="1" w:lastRow="0" w:firstColumn="1" w:lastColumn="0" w:oddVBand="0" w:evenVBand="0" w:oddHBand="0" w:evenHBand="0" w:firstRowFirstColumn="0" w:firstRowLastColumn="0" w:lastRowFirstColumn="0" w:lastRowLastColumn="0"/>
              <w:rPr>
                <w:rFonts w:ascii="Arial" w:hAnsi="Arial" w:cs="Arial"/>
                <w:b w:val="0"/>
                <w:sz w:val="20"/>
                <w:rPrChange w:id="822" w:author="Richard Fitzpatrick" w:date="2019-04-26T13:24:00Z">
                  <w:rPr>
                    <w:rFonts w:ascii="Arial" w:hAnsi="Arial" w:cs="Arial"/>
                    <w:b w:val="0"/>
                  </w:rPr>
                </w:rPrChange>
              </w:rPr>
            </w:pPr>
            <w:r w:rsidRPr="007450AE">
              <w:rPr>
                <w:rFonts w:ascii="Arial" w:hAnsi="Arial" w:cs="Arial"/>
                <w:sz w:val="20"/>
                <w:rPrChange w:id="823" w:author="Richard Fitzpatrick" w:date="2019-04-26T13:24:00Z">
                  <w:rPr>
                    <w:rFonts w:ascii="Arial" w:hAnsi="Arial" w:cs="Arial"/>
                  </w:rPr>
                </w:rPrChange>
              </w:rPr>
              <w:lastRenderedPageBreak/>
              <w:t>Compartment</w:t>
            </w:r>
          </w:p>
        </w:tc>
        <w:tc>
          <w:tcPr>
            <w:tcW w:w="1318" w:type="dxa"/>
            <w:tcPrChange w:id="824" w:author="Richard Fitzpatrick" w:date="2019-04-26T18:35:00Z">
              <w:tcPr>
                <w:tcW w:w="2254" w:type="dxa"/>
              </w:tcPr>
            </w:tcPrChange>
          </w:tcPr>
          <w:p w14:paraId="1BE78C47" w14:textId="77777777" w:rsidR="006E792D" w:rsidRPr="007450AE" w:rsidRDefault="006E792D" w:rsidP="00F26248">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0"/>
                <w:rPrChange w:id="825" w:author="Richard Fitzpatrick" w:date="2019-04-26T13:24:00Z">
                  <w:rPr>
                    <w:rFonts w:ascii="Arial" w:hAnsi="Arial" w:cs="Arial"/>
                    <w:b w:val="0"/>
                  </w:rPr>
                </w:rPrChange>
              </w:rPr>
            </w:pPr>
            <w:r w:rsidRPr="007450AE">
              <w:rPr>
                <w:rFonts w:ascii="Arial" w:hAnsi="Arial" w:cs="Arial"/>
                <w:sz w:val="20"/>
                <w:rPrChange w:id="826" w:author="Richard Fitzpatrick" w:date="2019-04-26T13:24:00Z">
                  <w:rPr>
                    <w:rFonts w:ascii="Arial" w:hAnsi="Arial" w:cs="Arial"/>
                  </w:rPr>
                </w:rPrChange>
              </w:rPr>
              <w:t>Fold Value</w:t>
            </w:r>
          </w:p>
        </w:tc>
        <w:tc>
          <w:tcPr>
            <w:tcW w:w="2127" w:type="dxa"/>
            <w:tcPrChange w:id="827" w:author="Richard Fitzpatrick" w:date="2019-04-26T18:35:00Z">
              <w:tcPr>
                <w:tcW w:w="2254" w:type="dxa"/>
              </w:tcPr>
            </w:tcPrChange>
          </w:tcPr>
          <w:p w14:paraId="1CFD3059" w14:textId="77777777" w:rsidR="006E792D" w:rsidRPr="007450AE" w:rsidRDefault="006E792D" w:rsidP="00F26248">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0"/>
                <w:rPrChange w:id="828" w:author="Richard Fitzpatrick" w:date="2019-04-26T13:24:00Z">
                  <w:rPr>
                    <w:rFonts w:ascii="Arial" w:hAnsi="Arial" w:cs="Arial"/>
                    <w:b w:val="0"/>
                  </w:rPr>
                </w:rPrChange>
              </w:rPr>
            </w:pPr>
            <w:r w:rsidRPr="007450AE">
              <w:rPr>
                <w:rFonts w:ascii="Arial" w:hAnsi="Arial" w:cs="Arial"/>
                <w:sz w:val="20"/>
                <w:rPrChange w:id="829" w:author="Richard Fitzpatrick" w:date="2019-04-26T13:24:00Z">
                  <w:rPr>
                    <w:rFonts w:ascii="Arial" w:hAnsi="Arial" w:cs="Arial"/>
                  </w:rPr>
                </w:rPrChange>
              </w:rPr>
              <w:t>Volume (L)</w:t>
            </w:r>
          </w:p>
        </w:tc>
        <w:tc>
          <w:tcPr>
            <w:tcW w:w="3827" w:type="dxa"/>
            <w:tcPrChange w:id="830" w:author="Richard Fitzpatrick" w:date="2019-04-26T18:35:00Z">
              <w:tcPr>
                <w:tcW w:w="2254" w:type="dxa"/>
              </w:tcPr>
            </w:tcPrChange>
          </w:tcPr>
          <w:p w14:paraId="383494C8" w14:textId="77777777" w:rsidR="006E792D" w:rsidRPr="007450AE" w:rsidRDefault="006E792D" w:rsidP="00F26248">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0"/>
                <w:rPrChange w:id="831" w:author="Richard Fitzpatrick" w:date="2019-04-26T13:24:00Z">
                  <w:rPr>
                    <w:rFonts w:ascii="Arial" w:hAnsi="Arial" w:cs="Arial"/>
                    <w:b w:val="0"/>
                  </w:rPr>
                </w:rPrChange>
              </w:rPr>
            </w:pPr>
            <w:r w:rsidRPr="007450AE">
              <w:rPr>
                <w:rFonts w:ascii="Arial" w:hAnsi="Arial" w:cs="Arial"/>
                <w:sz w:val="20"/>
                <w:rPrChange w:id="832" w:author="Richard Fitzpatrick" w:date="2019-04-26T13:24:00Z">
                  <w:rPr>
                    <w:rFonts w:ascii="Arial" w:hAnsi="Arial" w:cs="Arial"/>
                  </w:rPr>
                </w:rPrChange>
              </w:rPr>
              <w:t>Source</w:t>
            </w:r>
          </w:p>
        </w:tc>
      </w:tr>
      <w:tr w:rsidR="006E792D" w:rsidRPr="007450AE" w14:paraId="1DA45538" w14:textId="77777777" w:rsidTr="00A32C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tcPrChange w:id="833" w:author="Richard Fitzpatrick" w:date="2019-04-26T18:35:00Z">
              <w:tcPr>
                <w:tcW w:w="2254" w:type="dxa"/>
              </w:tcPr>
            </w:tcPrChange>
          </w:tcPr>
          <w:p w14:paraId="346BEC0A" w14:textId="77777777" w:rsidR="006E792D" w:rsidRPr="007450AE" w:rsidRDefault="006E792D" w:rsidP="00F26248">
            <w:pPr>
              <w:jc w:val="center"/>
              <w:cnfStyle w:val="001000100000" w:firstRow="0" w:lastRow="0" w:firstColumn="1" w:lastColumn="0" w:oddVBand="0" w:evenVBand="0" w:oddHBand="1" w:evenHBand="0" w:firstRowFirstColumn="0" w:firstRowLastColumn="0" w:lastRowFirstColumn="0" w:lastRowLastColumn="0"/>
              <w:rPr>
                <w:rFonts w:ascii="Arial" w:hAnsi="Arial" w:cs="Arial"/>
                <w:sz w:val="20"/>
                <w:rPrChange w:id="834" w:author="Richard Fitzpatrick" w:date="2019-04-26T13:24:00Z">
                  <w:rPr>
                    <w:rFonts w:ascii="Arial" w:hAnsi="Arial" w:cs="Arial"/>
                  </w:rPr>
                </w:rPrChange>
              </w:rPr>
            </w:pPr>
            <w:r w:rsidRPr="007450AE">
              <w:rPr>
                <w:rFonts w:ascii="Arial" w:hAnsi="Arial" w:cs="Arial"/>
                <w:sz w:val="20"/>
                <w:rPrChange w:id="835" w:author="Richard Fitzpatrick" w:date="2019-04-26T13:24:00Z">
                  <w:rPr>
                    <w:rFonts w:ascii="Arial" w:hAnsi="Arial" w:cs="Arial"/>
                  </w:rPr>
                </w:rPrChange>
              </w:rPr>
              <w:t>Soma</w:t>
            </w:r>
          </w:p>
        </w:tc>
        <w:tc>
          <w:tcPr>
            <w:tcW w:w="1318" w:type="dxa"/>
            <w:tcPrChange w:id="836" w:author="Richard Fitzpatrick" w:date="2019-04-26T18:35:00Z">
              <w:tcPr>
                <w:tcW w:w="2254" w:type="dxa"/>
              </w:tcPr>
            </w:tcPrChange>
          </w:tcPr>
          <w:p w14:paraId="2B4B1DA4" w14:textId="77777777" w:rsidR="006E792D" w:rsidRPr="007450AE" w:rsidRDefault="006E792D" w:rsidP="00F262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Change w:id="837" w:author="Richard Fitzpatrick" w:date="2019-04-26T13:24:00Z">
                  <w:rPr>
                    <w:rFonts w:ascii="Arial" w:hAnsi="Arial" w:cs="Arial"/>
                  </w:rPr>
                </w:rPrChange>
              </w:rPr>
            </w:pPr>
            <w:r w:rsidRPr="007450AE">
              <w:rPr>
                <w:rFonts w:ascii="Arial" w:hAnsi="Arial" w:cs="Arial"/>
                <w:sz w:val="20"/>
                <w:rPrChange w:id="838" w:author="Richard Fitzpatrick" w:date="2019-04-26T13:24:00Z">
                  <w:rPr>
                    <w:rFonts w:ascii="Arial" w:hAnsi="Arial" w:cs="Arial"/>
                  </w:rPr>
                </w:rPrChange>
              </w:rPr>
              <w:t>100</w:t>
            </w:r>
          </w:p>
        </w:tc>
        <w:tc>
          <w:tcPr>
            <w:tcW w:w="2127" w:type="dxa"/>
            <w:tcPrChange w:id="839" w:author="Richard Fitzpatrick" w:date="2019-04-26T18:35:00Z">
              <w:tcPr>
                <w:tcW w:w="2254" w:type="dxa"/>
              </w:tcPr>
            </w:tcPrChange>
          </w:tcPr>
          <w:p w14:paraId="7BBCE687" w14:textId="77777777" w:rsidR="006E792D" w:rsidRPr="007450AE" w:rsidRDefault="006E792D" w:rsidP="00F262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Change w:id="840" w:author="Richard Fitzpatrick" w:date="2019-04-26T13:24:00Z">
                  <w:rPr>
                    <w:rFonts w:ascii="Arial" w:hAnsi="Arial" w:cs="Arial"/>
                  </w:rPr>
                </w:rPrChange>
              </w:rPr>
            </w:pPr>
            <w:r w:rsidRPr="007450AE">
              <w:rPr>
                <w:rFonts w:ascii="Arial" w:hAnsi="Arial" w:cs="Arial"/>
                <w:sz w:val="20"/>
                <w:rPrChange w:id="841" w:author="Richard Fitzpatrick" w:date="2019-04-26T13:24:00Z">
                  <w:rPr>
                    <w:rFonts w:ascii="Arial" w:hAnsi="Arial" w:cs="Arial"/>
                  </w:rPr>
                </w:rPrChange>
              </w:rPr>
              <w:t>6.0 x 10</w:t>
            </w:r>
            <w:r w:rsidRPr="007450AE">
              <w:rPr>
                <w:rFonts w:ascii="Arial" w:hAnsi="Arial" w:cs="Arial"/>
                <w:sz w:val="20"/>
                <w:vertAlign w:val="superscript"/>
                <w:rPrChange w:id="842" w:author="Richard Fitzpatrick" w:date="2019-04-26T13:24:00Z">
                  <w:rPr>
                    <w:rFonts w:ascii="Arial" w:hAnsi="Arial" w:cs="Arial"/>
                    <w:vertAlign w:val="superscript"/>
                  </w:rPr>
                </w:rPrChange>
              </w:rPr>
              <w:t>-12</w:t>
            </w:r>
          </w:p>
        </w:tc>
        <w:tc>
          <w:tcPr>
            <w:tcW w:w="3827" w:type="dxa"/>
            <w:tcPrChange w:id="843" w:author="Richard Fitzpatrick" w:date="2019-04-26T18:35:00Z">
              <w:tcPr>
                <w:tcW w:w="2254" w:type="dxa"/>
              </w:tcPr>
            </w:tcPrChange>
          </w:tcPr>
          <w:p w14:paraId="18E4D3F6" w14:textId="77777777" w:rsidR="006E792D" w:rsidRPr="007450AE" w:rsidRDefault="006E792D" w:rsidP="00F262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Change w:id="844" w:author="Richard Fitzpatrick" w:date="2019-04-26T13:24:00Z">
                  <w:rPr>
                    <w:rFonts w:ascii="Arial" w:hAnsi="Arial" w:cs="Arial"/>
                  </w:rPr>
                </w:rPrChange>
              </w:rPr>
            </w:pPr>
            <w:r w:rsidRPr="007450AE">
              <w:rPr>
                <w:rFonts w:ascii="Arial" w:hAnsi="Arial" w:cs="Arial"/>
                <w:sz w:val="20"/>
                <w:rPrChange w:id="845" w:author="Richard Fitzpatrick" w:date="2019-04-26T13:24:00Z">
                  <w:rPr>
                    <w:rFonts w:ascii="Arial" w:hAnsi="Arial" w:cs="Arial"/>
                  </w:rPr>
                </w:rPrChange>
              </w:rPr>
              <w:t>Calculated from Routh et al. (2009).</w:t>
            </w:r>
          </w:p>
        </w:tc>
      </w:tr>
      <w:tr w:rsidR="006E792D" w:rsidRPr="007450AE" w14:paraId="10CCBB4D" w14:textId="77777777" w:rsidTr="00A32C85">
        <w:tc>
          <w:tcPr>
            <w:cnfStyle w:val="001000000000" w:firstRow="0" w:lastRow="0" w:firstColumn="1" w:lastColumn="0" w:oddVBand="0" w:evenVBand="0" w:oddHBand="0" w:evenHBand="0" w:firstRowFirstColumn="0" w:firstRowLastColumn="0" w:lastRowFirstColumn="0" w:lastRowLastColumn="0"/>
            <w:tcW w:w="1517" w:type="dxa"/>
            <w:tcPrChange w:id="846" w:author="Richard Fitzpatrick" w:date="2019-04-26T18:35:00Z">
              <w:tcPr>
                <w:tcW w:w="2254" w:type="dxa"/>
              </w:tcPr>
            </w:tcPrChange>
          </w:tcPr>
          <w:p w14:paraId="4465F872" w14:textId="77777777" w:rsidR="006E792D" w:rsidRPr="007450AE" w:rsidRDefault="006E792D" w:rsidP="00F26248">
            <w:pPr>
              <w:jc w:val="center"/>
              <w:rPr>
                <w:rFonts w:ascii="Arial" w:hAnsi="Arial" w:cs="Arial"/>
                <w:sz w:val="20"/>
                <w:rPrChange w:id="847" w:author="Richard Fitzpatrick" w:date="2019-04-26T13:24:00Z">
                  <w:rPr>
                    <w:rFonts w:ascii="Arial" w:hAnsi="Arial" w:cs="Arial"/>
                  </w:rPr>
                </w:rPrChange>
              </w:rPr>
            </w:pPr>
            <w:r w:rsidRPr="007450AE">
              <w:rPr>
                <w:rFonts w:ascii="Arial" w:hAnsi="Arial" w:cs="Arial"/>
                <w:sz w:val="20"/>
                <w:rPrChange w:id="848" w:author="Richard Fitzpatrick" w:date="2019-04-26T13:24:00Z">
                  <w:rPr>
                    <w:rFonts w:ascii="Arial" w:hAnsi="Arial" w:cs="Arial"/>
                  </w:rPr>
                </w:rPrChange>
              </w:rPr>
              <w:t>Nucleus</w:t>
            </w:r>
          </w:p>
        </w:tc>
        <w:tc>
          <w:tcPr>
            <w:tcW w:w="1318" w:type="dxa"/>
            <w:tcPrChange w:id="849" w:author="Richard Fitzpatrick" w:date="2019-04-26T18:35:00Z">
              <w:tcPr>
                <w:tcW w:w="2254" w:type="dxa"/>
              </w:tcPr>
            </w:tcPrChange>
          </w:tcPr>
          <w:p w14:paraId="16F9029C" w14:textId="77777777" w:rsidR="006E792D" w:rsidRPr="007450AE" w:rsidRDefault="006E792D" w:rsidP="00F262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Change w:id="850" w:author="Richard Fitzpatrick" w:date="2019-04-26T13:24:00Z">
                  <w:rPr>
                    <w:rFonts w:ascii="Arial" w:hAnsi="Arial" w:cs="Arial"/>
                  </w:rPr>
                </w:rPrChange>
              </w:rPr>
            </w:pPr>
            <w:r w:rsidRPr="007450AE">
              <w:rPr>
                <w:rFonts w:ascii="Arial" w:hAnsi="Arial" w:cs="Arial"/>
                <w:sz w:val="20"/>
                <w:rPrChange w:id="851" w:author="Richard Fitzpatrick" w:date="2019-04-26T13:24:00Z">
                  <w:rPr>
                    <w:rFonts w:ascii="Arial" w:hAnsi="Arial" w:cs="Arial"/>
                  </w:rPr>
                </w:rPrChange>
              </w:rPr>
              <w:t>15</w:t>
            </w:r>
          </w:p>
        </w:tc>
        <w:tc>
          <w:tcPr>
            <w:tcW w:w="2127" w:type="dxa"/>
            <w:tcPrChange w:id="852" w:author="Richard Fitzpatrick" w:date="2019-04-26T18:35:00Z">
              <w:tcPr>
                <w:tcW w:w="2254" w:type="dxa"/>
              </w:tcPr>
            </w:tcPrChange>
          </w:tcPr>
          <w:p w14:paraId="69E5E24D" w14:textId="77777777" w:rsidR="006E792D" w:rsidRPr="007450AE" w:rsidRDefault="006E792D" w:rsidP="00F262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Change w:id="853" w:author="Richard Fitzpatrick" w:date="2019-04-26T13:24:00Z">
                  <w:rPr>
                    <w:rFonts w:ascii="Arial" w:hAnsi="Arial" w:cs="Arial"/>
                  </w:rPr>
                </w:rPrChange>
              </w:rPr>
            </w:pPr>
            <w:r w:rsidRPr="007450AE">
              <w:rPr>
                <w:rFonts w:ascii="Arial" w:hAnsi="Arial" w:cs="Arial"/>
                <w:sz w:val="20"/>
                <w:rPrChange w:id="854" w:author="Richard Fitzpatrick" w:date="2019-04-26T13:24:00Z">
                  <w:rPr>
                    <w:rFonts w:ascii="Arial" w:hAnsi="Arial" w:cs="Arial"/>
                  </w:rPr>
                </w:rPrChange>
              </w:rPr>
              <w:t>6.0 x 10</w:t>
            </w:r>
            <w:r w:rsidRPr="007450AE">
              <w:rPr>
                <w:rFonts w:ascii="Arial" w:hAnsi="Arial" w:cs="Arial"/>
                <w:sz w:val="20"/>
                <w:vertAlign w:val="superscript"/>
                <w:rPrChange w:id="855" w:author="Richard Fitzpatrick" w:date="2019-04-26T13:24:00Z">
                  <w:rPr>
                    <w:rFonts w:ascii="Arial" w:hAnsi="Arial" w:cs="Arial"/>
                    <w:vertAlign w:val="superscript"/>
                  </w:rPr>
                </w:rPrChange>
              </w:rPr>
              <w:t>-13</w:t>
            </w:r>
          </w:p>
        </w:tc>
        <w:tc>
          <w:tcPr>
            <w:tcW w:w="3827" w:type="dxa"/>
            <w:tcPrChange w:id="856" w:author="Richard Fitzpatrick" w:date="2019-04-26T18:35:00Z">
              <w:tcPr>
                <w:tcW w:w="2254" w:type="dxa"/>
              </w:tcPr>
            </w:tcPrChange>
          </w:tcPr>
          <w:p w14:paraId="332796B0" w14:textId="77777777" w:rsidR="006E792D" w:rsidRPr="007450AE" w:rsidRDefault="006E792D" w:rsidP="00F262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Change w:id="857" w:author="Richard Fitzpatrick" w:date="2019-04-26T13:24:00Z">
                  <w:rPr>
                    <w:rFonts w:ascii="Arial" w:hAnsi="Arial" w:cs="Arial"/>
                  </w:rPr>
                </w:rPrChange>
              </w:rPr>
            </w:pPr>
            <w:r w:rsidRPr="007450AE">
              <w:rPr>
                <w:rFonts w:ascii="Arial" w:hAnsi="Arial" w:cs="Arial"/>
                <w:sz w:val="20"/>
                <w:rPrChange w:id="858" w:author="Richard Fitzpatrick" w:date="2019-04-26T13:24:00Z">
                  <w:rPr>
                    <w:rFonts w:ascii="Arial" w:hAnsi="Arial" w:cs="Arial"/>
                  </w:rPr>
                </w:rPrChange>
              </w:rPr>
              <w:t>Calculated from Bear et al. (2016).</w:t>
            </w:r>
          </w:p>
        </w:tc>
      </w:tr>
      <w:tr w:rsidR="006E792D" w:rsidRPr="007450AE" w14:paraId="7CE084D6" w14:textId="77777777" w:rsidTr="00A32C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tcPrChange w:id="859" w:author="Richard Fitzpatrick" w:date="2019-04-26T18:35:00Z">
              <w:tcPr>
                <w:tcW w:w="2254" w:type="dxa"/>
              </w:tcPr>
            </w:tcPrChange>
          </w:tcPr>
          <w:p w14:paraId="193A38E4" w14:textId="77777777" w:rsidR="006E792D" w:rsidRPr="007450AE" w:rsidRDefault="006E792D" w:rsidP="00F26248">
            <w:pPr>
              <w:jc w:val="center"/>
              <w:cnfStyle w:val="001000100000" w:firstRow="0" w:lastRow="0" w:firstColumn="1" w:lastColumn="0" w:oddVBand="0" w:evenVBand="0" w:oddHBand="1" w:evenHBand="0" w:firstRowFirstColumn="0" w:firstRowLastColumn="0" w:lastRowFirstColumn="0" w:lastRowLastColumn="0"/>
              <w:rPr>
                <w:rFonts w:ascii="Arial" w:hAnsi="Arial" w:cs="Arial"/>
                <w:sz w:val="20"/>
                <w:rPrChange w:id="860" w:author="Richard Fitzpatrick" w:date="2019-04-26T13:24:00Z">
                  <w:rPr>
                    <w:rFonts w:ascii="Arial" w:hAnsi="Arial" w:cs="Arial"/>
                  </w:rPr>
                </w:rPrChange>
              </w:rPr>
            </w:pPr>
            <w:r w:rsidRPr="007450AE">
              <w:rPr>
                <w:rFonts w:ascii="Arial" w:hAnsi="Arial" w:cs="Arial"/>
                <w:sz w:val="20"/>
                <w:rPrChange w:id="861" w:author="Richard Fitzpatrick" w:date="2019-04-26T13:24:00Z">
                  <w:rPr>
                    <w:rFonts w:ascii="Arial" w:hAnsi="Arial" w:cs="Arial"/>
                  </w:rPr>
                </w:rPrChange>
              </w:rPr>
              <w:t>Primary Cilium</w:t>
            </w:r>
          </w:p>
        </w:tc>
        <w:tc>
          <w:tcPr>
            <w:tcW w:w="1318" w:type="dxa"/>
            <w:tcPrChange w:id="862" w:author="Richard Fitzpatrick" w:date="2019-04-26T18:35:00Z">
              <w:tcPr>
                <w:tcW w:w="2254" w:type="dxa"/>
              </w:tcPr>
            </w:tcPrChange>
          </w:tcPr>
          <w:p w14:paraId="69A533FB" w14:textId="77777777" w:rsidR="006E792D" w:rsidRPr="007450AE" w:rsidRDefault="006E792D" w:rsidP="00F262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Change w:id="863" w:author="Richard Fitzpatrick" w:date="2019-04-26T13:24:00Z">
                  <w:rPr>
                    <w:rFonts w:ascii="Arial" w:hAnsi="Arial" w:cs="Arial"/>
                  </w:rPr>
                </w:rPrChange>
              </w:rPr>
            </w:pPr>
            <w:r w:rsidRPr="007450AE">
              <w:rPr>
                <w:rFonts w:ascii="Arial" w:hAnsi="Arial" w:cs="Arial"/>
                <w:sz w:val="20"/>
                <w:rPrChange w:id="864" w:author="Richard Fitzpatrick" w:date="2019-04-26T13:24:00Z">
                  <w:rPr>
                    <w:rFonts w:ascii="Arial" w:hAnsi="Arial" w:cs="Arial"/>
                  </w:rPr>
                </w:rPrChange>
              </w:rPr>
              <w:t>5</w:t>
            </w:r>
          </w:p>
        </w:tc>
        <w:tc>
          <w:tcPr>
            <w:tcW w:w="2127" w:type="dxa"/>
            <w:tcPrChange w:id="865" w:author="Richard Fitzpatrick" w:date="2019-04-26T18:35:00Z">
              <w:tcPr>
                <w:tcW w:w="2254" w:type="dxa"/>
              </w:tcPr>
            </w:tcPrChange>
          </w:tcPr>
          <w:p w14:paraId="01C80405" w14:textId="77777777" w:rsidR="006E792D" w:rsidRPr="007450AE" w:rsidRDefault="006E792D" w:rsidP="00F262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Change w:id="866" w:author="Richard Fitzpatrick" w:date="2019-04-26T13:24:00Z">
                  <w:rPr>
                    <w:rFonts w:ascii="Arial" w:hAnsi="Arial" w:cs="Arial"/>
                  </w:rPr>
                </w:rPrChange>
              </w:rPr>
            </w:pPr>
            <w:r w:rsidRPr="007450AE">
              <w:rPr>
                <w:rFonts w:ascii="Arial" w:hAnsi="Arial" w:cs="Arial"/>
                <w:sz w:val="20"/>
                <w:rPrChange w:id="867" w:author="Richard Fitzpatrick" w:date="2019-04-26T13:24:00Z">
                  <w:rPr>
                    <w:rFonts w:ascii="Arial" w:hAnsi="Arial" w:cs="Arial"/>
                  </w:rPr>
                </w:rPrChange>
              </w:rPr>
              <w:t>6.0 x 10</w:t>
            </w:r>
            <w:r w:rsidRPr="007450AE">
              <w:rPr>
                <w:rFonts w:ascii="Arial" w:hAnsi="Arial" w:cs="Arial"/>
                <w:sz w:val="20"/>
                <w:vertAlign w:val="superscript"/>
                <w:rPrChange w:id="868" w:author="Richard Fitzpatrick" w:date="2019-04-26T13:24:00Z">
                  <w:rPr>
                    <w:rFonts w:ascii="Arial" w:hAnsi="Arial" w:cs="Arial"/>
                    <w:vertAlign w:val="superscript"/>
                  </w:rPr>
                </w:rPrChange>
              </w:rPr>
              <w:t>-14</w:t>
            </w:r>
          </w:p>
        </w:tc>
        <w:tc>
          <w:tcPr>
            <w:tcW w:w="3827" w:type="dxa"/>
            <w:tcPrChange w:id="869" w:author="Richard Fitzpatrick" w:date="2019-04-26T18:35:00Z">
              <w:tcPr>
                <w:tcW w:w="2254" w:type="dxa"/>
              </w:tcPr>
            </w:tcPrChange>
          </w:tcPr>
          <w:p w14:paraId="714EF381" w14:textId="77777777" w:rsidR="006E792D" w:rsidRPr="007450AE" w:rsidRDefault="006E792D" w:rsidP="00F262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Change w:id="870" w:author="Richard Fitzpatrick" w:date="2019-04-26T13:24:00Z">
                  <w:rPr>
                    <w:rFonts w:ascii="Arial" w:hAnsi="Arial" w:cs="Arial"/>
                  </w:rPr>
                </w:rPrChange>
              </w:rPr>
            </w:pPr>
            <w:r w:rsidRPr="007450AE">
              <w:rPr>
                <w:rFonts w:ascii="Arial" w:hAnsi="Arial" w:cs="Arial"/>
                <w:sz w:val="20"/>
                <w:rPrChange w:id="871" w:author="Richard Fitzpatrick" w:date="2019-04-26T13:24:00Z">
                  <w:rPr>
                    <w:rFonts w:ascii="Arial" w:hAnsi="Arial" w:cs="Arial"/>
                  </w:rPr>
                </w:rPrChange>
              </w:rPr>
              <w:t>Han et al. (2014)</w:t>
            </w:r>
          </w:p>
        </w:tc>
      </w:tr>
    </w:tbl>
    <w:p w14:paraId="4C5508F1" w14:textId="1B07FFBC" w:rsidR="006E792D" w:rsidRDefault="006E792D" w:rsidP="006E792D">
      <w:pPr>
        <w:rPr>
          <w:rFonts w:ascii="Arial" w:hAnsi="Arial" w:cs="Arial"/>
        </w:rPr>
      </w:pPr>
      <w:r w:rsidRPr="00F400D8">
        <w:rPr>
          <w:rFonts w:ascii="Arial" w:hAnsi="Arial" w:cs="Arial"/>
          <w:noProof/>
          <w:lang w:eastAsia="en-GB"/>
        </w:rPr>
        <mc:AlternateContent>
          <mc:Choice Requires="wps">
            <w:drawing>
              <wp:anchor distT="45720" distB="45720" distL="114300" distR="114300" simplePos="0" relativeHeight="251695104" behindDoc="0" locked="0" layoutInCell="1" allowOverlap="1" wp14:anchorId="66252D1F" wp14:editId="6F3624B9">
                <wp:simplePos x="0" y="0"/>
                <wp:positionH relativeFrom="column">
                  <wp:posOffset>0</wp:posOffset>
                </wp:positionH>
                <wp:positionV relativeFrom="paragraph">
                  <wp:posOffset>923650</wp:posOffset>
                </wp:positionV>
                <wp:extent cx="5722620" cy="1583055"/>
                <wp:effectExtent l="0" t="0" r="0" b="0"/>
                <wp:wrapSquare wrapText="bothSides"/>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2620" cy="1583055"/>
                        </a:xfrm>
                        <a:prstGeom prst="rect">
                          <a:avLst/>
                        </a:prstGeom>
                        <a:solidFill>
                          <a:srgbClr val="FFFFFF"/>
                        </a:solidFill>
                        <a:ln w="9525">
                          <a:noFill/>
                          <a:miter lim="800000"/>
                          <a:headEnd/>
                          <a:tailEnd/>
                        </a:ln>
                      </wps:spPr>
                      <wps:txbx>
                        <w:txbxContent>
                          <w:p w14:paraId="13332A6E" w14:textId="77777777" w:rsidR="00490B47" w:rsidRPr="007450AE" w:rsidRDefault="00490B47">
                            <w:pPr>
                              <w:jc w:val="both"/>
                              <w:rPr>
                                <w:rFonts w:ascii="Arial" w:hAnsi="Arial" w:cs="Arial"/>
                                <w:b/>
                                <w:sz w:val="18"/>
                                <w:rPrChange w:id="872" w:author="Richard Fitzpatrick" w:date="2019-04-26T13:24:00Z">
                                  <w:rPr>
                                    <w:rFonts w:ascii="Arial" w:hAnsi="Arial" w:cs="Arial"/>
                                    <w:b/>
                                  </w:rPr>
                                </w:rPrChange>
                              </w:rPr>
                              <w:pPrChange w:id="873" w:author="Richard Fitzpatrick" w:date="2019-04-26T13:24:00Z">
                                <w:pPr/>
                              </w:pPrChange>
                            </w:pPr>
                            <w:r w:rsidRPr="007450AE">
                              <w:rPr>
                                <w:rFonts w:ascii="Arial" w:hAnsi="Arial" w:cs="Arial"/>
                                <w:b/>
                                <w:sz w:val="20"/>
                                <w:rPrChange w:id="874" w:author="Richard Fitzpatrick" w:date="2019-04-26T13:24:00Z">
                                  <w:rPr>
                                    <w:rFonts w:ascii="Arial" w:hAnsi="Arial" w:cs="Arial"/>
                                    <w:b/>
                                  </w:rPr>
                                </w:rPrChange>
                              </w:rPr>
                              <w:t>Table 3: Values for compartment volumes.</w:t>
                            </w:r>
                          </w:p>
                          <w:p w14:paraId="2CEF752F" w14:textId="77777777" w:rsidR="00490B47" w:rsidRPr="007450AE" w:rsidRDefault="00490B47">
                            <w:pPr>
                              <w:jc w:val="both"/>
                              <w:rPr>
                                <w:rFonts w:ascii="Arial" w:hAnsi="Arial" w:cs="Arial"/>
                                <w:b/>
                                <w:sz w:val="20"/>
                                <w:rPrChange w:id="875" w:author="Richard Fitzpatrick" w:date="2019-04-26T13:24:00Z">
                                  <w:rPr>
                                    <w:rFonts w:ascii="Arial" w:hAnsi="Arial" w:cs="Arial"/>
                                    <w:b/>
                                  </w:rPr>
                                </w:rPrChange>
                              </w:rPr>
                              <w:pPrChange w:id="876" w:author="Richard Fitzpatrick" w:date="2019-04-26T13:24:00Z">
                                <w:pPr/>
                              </w:pPrChange>
                            </w:pPr>
                            <w:r w:rsidRPr="007450AE">
                              <w:rPr>
                                <w:rFonts w:ascii="Arial" w:hAnsi="Arial" w:cs="Arial"/>
                                <w:sz w:val="20"/>
                                <w:rPrChange w:id="877" w:author="Richard Fitzpatrick" w:date="2019-04-26T13:24:00Z">
                                  <w:rPr>
                                    <w:rFonts w:ascii="Arial" w:hAnsi="Arial" w:cs="Arial"/>
                                  </w:rPr>
                                </w:rPrChange>
                              </w:rPr>
                              <w:t xml:space="preserve">Volumes for the soma and primary cilium were taken from measurements in the hippocampus of murine models. These values were used as there is increasing interest into </w:t>
                            </w:r>
                            <w:proofErr w:type="spellStart"/>
                            <w:r w:rsidRPr="007450AE">
                              <w:rPr>
                                <w:rFonts w:ascii="Arial" w:hAnsi="Arial" w:cs="Arial"/>
                                <w:sz w:val="20"/>
                                <w:rPrChange w:id="878" w:author="Richard Fitzpatrick" w:date="2019-04-26T13:24:00Z">
                                  <w:rPr>
                                    <w:rFonts w:ascii="Arial" w:hAnsi="Arial" w:cs="Arial"/>
                                  </w:rPr>
                                </w:rPrChange>
                              </w:rPr>
                              <w:t>Shh’s</w:t>
                            </w:r>
                            <w:proofErr w:type="spellEnd"/>
                            <w:r w:rsidRPr="007450AE">
                              <w:rPr>
                                <w:rFonts w:ascii="Arial" w:hAnsi="Arial" w:cs="Arial"/>
                                <w:sz w:val="20"/>
                                <w:rPrChange w:id="879" w:author="Richard Fitzpatrick" w:date="2019-04-26T13:24:00Z">
                                  <w:rPr>
                                    <w:rFonts w:ascii="Arial" w:hAnsi="Arial" w:cs="Arial"/>
                                  </w:rPr>
                                </w:rPrChange>
                              </w:rPr>
                              <w:t xml:space="preserve"> function within this structure and given the anatomical similarities between human and murine neurons (</w:t>
                            </w:r>
                            <w:proofErr w:type="spellStart"/>
                            <w:r w:rsidRPr="007450AE">
                              <w:rPr>
                                <w:rFonts w:ascii="Arial" w:hAnsi="Arial" w:cs="Arial"/>
                                <w:sz w:val="20"/>
                                <w:rPrChange w:id="880" w:author="Richard Fitzpatrick" w:date="2019-04-26T13:24:00Z">
                                  <w:rPr>
                                    <w:rFonts w:ascii="Arial" w:hAnsi="Arial" w:cs="Arial"/>
                                  </w:rPr>
                                </w:rPrChange>
                              </w:rPr>
                              <w:t>Ellenbroek</w:t>
                            </w:r>
                            <w:proofErr w:type="spellEnd"/>
                            <w:r w:rsidRPr="007450AE">
                              <w:rPr>
                                <w:rFonts w:ascii="Arial" w:hAnsi="Arial" w:cs="Arial"/>
                                <w:sz w:val="20"/>
                                <w:rPrChange w:id="881" w:author="Richard Fitzpatrick" w:date="2019-04-26T13:24:00Z">
                                  <w:rPr>
                                    <w:rFonts w:ascii="Arial" w:hAnsi="Arial" w:cs="Arial"/>
                                  </w:rPr>
                                </w:rPrChange>
                              </w:rPr>
                              <w:t xml:space="preserve"> and </w:t>
                            </w:r>
                            <w:proofErr w:type="spellStart"/>
                            <w:r w:rsidRPr="007450AE">
                              <w:rPr>
                                <w:rFonts w:ascii="Arial" w:hAnsi="Arial" w:cs="Arial"/>
                                <w:sz w:val="20"/>
                                <w:rPrChange w:id="882" w:author="Richard Fitzpatrick" w:date="2019-04-26T13:24:00Z">
                                  <w:rPr>
                                    <w:rFonts w:ascii="Arial" w:hAnsi="Arial" w:cs="Arial"/>
                                  </w:rPr>
                                </w:rPrChange>
                              </w:rPr>
                              <w:t>Youn</w:t>
                            </w:r>
                            <w:proofErr w:type="spellEnd"/>
                            <w:r w:rsidRPr="007450AE">
                              <w:rPr>
                                <w:rFonts w:ascii="Arial" w:hAnsi="Arial" w:cs="Arial"/>
                                <w:sz w:val="20"/>
                                <w:rPrChange w:id="883" w:author="Richard Fitzpatrick" w:date="2019-04-26T13:24:00Z">
                                  <w:rPr>
                                    <w:rFonts w:ascii="Arial" w:hAnsi="Arial" w:cs="Arial"/>
                                  </w:rPr>
                                </w:rPrChange>
                              </w:rPr>
                              <w:t>, 2016). The volume of the nucleus was calculated relative to the volume of the soma, as no exact values were identified, but it is accepted in the literature that a neuron’s nucleus is around a tenth of the volume of its soma (Bear et al., 2016).</w:t>
                            </w:r>
                          </w:p>
                          <w:p w14:paraId="796F60E4" w14:textId="77777777" w:rsidR="00490B47" w:rsidRPr="007450AE" w:rsidRDefault="00490B47">
                            <w:pPr>
                              <w:jc w:val="both"/>
                              <w:rPr>
                                <w:rFonts w:ascii="Arial" w:hAnsi="Arial" w:cs="Arial"/>
                                <w:sz w:val="20"/>
                                <w:rPrChange w:id="884" w:author="Richard Fitzpatrick" w:date="2019-04-26T13:24:00Z">
                                  <w:rPr>
                                    <w:rFonts w:ascii="Arial" w:hAnsi="Arial" w:cs="Arial"/>
                                  </w:rPr>
                                </w:rPrChange>
                              </w:rPr>
                              <w:pPrChange w:id="885" w:author="Richard Fitzpatrick" w:date="2019-04-26T13:24:00Z">
                                <w:pPr/>
                              </w:pPrChange>
                            </w:pPr>
                          </w:p>
                          <w:p w14:paraId="40E4FC58" w14:textId="77777777" w:rsidR="00490B47" w:rsidRPr="007450AE" w:rsidRDefault="00490B47">
                            <w:pPr>
                              <w:jc w:val="both"/>
                              <w:rPr>
                                <w:rFonts w:ascii="Arial" w:hAnsi="Arial" w:cs="Arial"/>
                                <w:sz w:val="20"/>
                                <w:rPrChange w:id="886" w:author="Richard Fitzpatrick" w:date="2019-04-26T13:24:00Z">
                                  <w:rPr>
                                    <w:rFonts w:ascii="Arial" w:hAnsi="Arial" w:cs="Arial"/>
                                  </w:rPr>
                                </w:rPrChange>
                              </w:rPr>
                              <w:pPrChange w:id="887" w:author="Richard Fitzpatrick" w:date="2019-04-26T13:24:00Z">
                                <w:pPr/>
                              </w:pPrChange>
                            </w:pPr>
                          </w:p>
                          <w:p w14:paraId="2BB19D01" w14:textId="77777777" w:rsidR="00490B47" w:rsidRPr="007450AE" w:rsidRDefault="00490B47">
                            <w:pPr>
                              <w:jc w:val="both"/>
                              <w:rPr>
                                <w:rFonts w:ascii="Arial" w:hAnsi="Arial" w:cs="Arial"/>
                                <w:sz w:val="20"/>
                                <w:rPrChange w:id="888" w:author="Richard Fitzpatrick" w:date="2019-04-26T13:24:00Z">
                                  <w:rPr>
                                    <w:rFonts w:ascii="Arial" w:hAnsi="Arial" w:cs="Arial"/>
                                  </w:rPr>
                                </w:rPrChange>
                              </w:rPr>
                              <w:pPrChange w:id="889" w:author="Richard Fitzpatrick" w:date="2019-04-26T13:24:00Z">
                                <w:pPr/>
                              </w:pPrChange>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252D1F" id="Text Box 30" o:spid="_x0000_s1041" type="#_x0000_t202" style="position:absolute;margin-left:0;margin-top:72.75pt;width:450.6pt;height:124.65pt;z-index:251695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" stroked="f">
                <v:textbox>
                  <w:txbxContent>
                    <w:p w14:paraId="13332A6E" w14:textId="77777777" w:rsidR="00490B47" w:rsidRPr="007450AE" w:rsidRDefault="00490B47">
                      <w:pPr>
                        <w:jc w:val="both"/>
                        <w:rPr>
                          <w:rFonts w:ascii="Arial" w:hAnsi="Arial" w:cs="Arial"/>
                          <w:b/>
                          <w:sz w:val="18"/>
                          <w:rPrChange w:id="890" w:author="Richard Fitzpatrick" w:date="2019-04-26T13:24:00Z">
                            <w:rPr>
                              <w:rFonts w:ascii="Arial" w:hAnsi="Arial" w:cs="Arial"/>
                              <w:b/>
                            </w:rPr>
                          </w:rPrChange>
                        </w:rPr>
                        <w:pPrChange w:id="891" w:author="Richard Fitzpatrick" w:date="2019-04-26T13:24:00Z">
                          <w:pPr/>
                        </w:pPrChange>
                      </w:pPr>
                      <w:r w:rsidRPr="007450AE">
                        <w:rPr>
                          <w:rFonts w:ascii="Arial" w:hAnsi="Arial" w:cs="Arial"/>
                          <w:b/>
                          <w:sz w:val="20"/>
                          <w:rPrChange w:id="892" w:author="Richard Fitzpatrick" w:date="2019-04-26T13:24:00Z">
                            <w:rPr>
                              <w:rFonts w:ascii="Arial" w:hAnsi="Arial" w:cs="Arial"/>
                              <w:b/>
                            </w:rPr>
                          </w:rPrChange>
                        </w:rPr>
                        <w:t>Table 3: Values for compartment volumes.</w:t>
                      </w:r>
                    </w:p>
                    <w:p w14:paraId="2CEF752F" w14:textId="77777777" w:rsidR="00490B47" w:rsidRPr="007450AE" w:rsidRDefault="00490B47">
                      <w:pPr>
                        <w:jc w:val="both"/>
                        <w:rPr>
                          <w:rFonts w:ascii="Arial" w:hAnsi="Arial" w:cs="Arial"/>
                          <w:b/>
                          <w:sz w:val="20"/>
                          <w:rPrChange w:id="893" w:author="Richard Fitzpatrick" w:date="2019-04-26T13:24:00Z">
                            <w:rPr>
                              <w:rFonts w:ascii="Arial" w:hAnsi="Arial" w:cs="Arial"/>
                              <w:b/>
                            </w:rPr>
                          </w:rPrChange>
                        </w:rPr>
                        <w:pPrChange w:id="894" w:author="Richard Fitzpatrick" w:date="2019-04-26T13:24:00Z">
                          <w:pPr/>
                        </w:pPrChange>
                      </w:pPr>
                      <w:r w:rsidRPr="007450AE">
                        <w:rPr>
                          <w:rFonts w:ascii="Arial" w:hAnsi="Arial" w:cs="Arial"/>
                          <w:sz w:val="20"/>
                          <w:rPrChange w:id="895" w:author="Richard Fitzpatrick" w:date="2019-04-26T13:24:00Z">
                            <w:rPr>
                              <w:rFonts w:ascii="Arial" w:hAnsi="Arial" w:cs="Arial"/>
                            </w:rPr>
                          </w:rPrChange>
                        </w:rPr>
                        <w:t xml:space="preserve">Volumes for the soma and primary cilium were taken from measurements in the hippocampus of murine models. These values were used as there is increasing interest into </w:t>
                      </w:r>
                      <w:proofErr w:type="spellStart"/>
                      <w:r w:rsidRPr="007450AE">
                        <w:rPr>
                          <w:rFonts w:ascii="Arial" w:hAnsi="Arial" w:cs="Arial"/>
                          <w:sz w:val="20"/>
                          <w:rPrChange w:id="896" w:author="Richard Fitzpatrick" w:date="2019-04-26T13:24:00Z">
                            <w:rPr>
                              <w:rFonts w:ascii="Arial" w:hAnsi="Arial" w:cs="Arial"/>
                            </w:rPr>
                          </w:rPrChange>
                        </w:rPr>
                        <w:t>Shh’s</w:t>
                      </w:r>
                      <w:proofErr w:type="spellEnd"/>
                      <w:r w:rsidRPr="007450AE">
                        <w:rPr>
                          <w:rFonts w:ascii="Arial" w:hAnsi="Arial" w:cs="Arial"/>
                          <w:sz w:val="20"/>
                          <w:rPrChange w:id="897" w:author="Richard Fitzpatrick" w:date="2019-04-26T13:24:00Z">
                            <w:rPr>
                              <w:rFonts w:ascii="Arial" w:hAnsi="Arial" w:cs="Arial"/>
                            </w:rPr>
                          </w:rPrChange>
                        </w:rPr>
                        <w:t xml:space="preserve"> function within this structure and given the anatomical similarities between human and murine neurons (</w:t>
                      </w:r>
                      <w:proofErr w:type="spellStart"/>
                      <w:r w:rsidRPr="007450AE">
                        <w:rPr>
                          <w:rFonts w:ascii="Arial" w:hAnsi="Arial" w:cs="Arial"/>
                          <w:sz w:val="20"/>
                          <w:rPrChange w:id="898" w:author="Richard Fitzpatrick" w:date="2019-04-26T13:24:00Z">
                            <w:rPr>
                              <w:rFonts w:ascii="Arial" w:hAnsi="Arial" w:cs="Arial"/>
                            </w:rPr>
                          </w:rPrChange>
                        </w:rPr>
                        <w:t>Ellenbroek</w:t>
                      </w:r>
                      <w:proofErr w:type="spellEnd"/>
                      <w:r w:rsidRPr="007450AE">
                        <w:rPr>
                          <w:rFonts w:ascii="Arial" w:hAnsi="Arial" w:cs="Arial"/>
                          <w:sz w:val="20"/>
                          <w:rPrChange w:id="899" w:author="Richard Fitzpatrick" w:date="2019-04-26T13:24:00Z">
                            <w:rPr>
                              <w:rFonts w:ascii="Arial" w:hAnsi="Arial" w:cs="Arial"/>
                            </w:rPr>
                          </w:rPrChange>
                        </w:rPr>
                        <w:t xml:space="preserve"> and </w:t>
                      </w:r>
                      <w:proofErr w:type="spellStart"/>
                      <w:r w:rsidRPr="007450AE">
                        <w:rPr>
                          <w:rFonts w:ascii="Arial" w:hAnsi="Arial" w:cs="Arial"/>
                          <w:sz w:val="20"/>
                          <w:rPrChange w:id="900" w:author="Richard Fitzpatrick" w:date="2019-04-26T13:24:00Z">
                            <w:rPr>
                              <w:rFonts w:ascii="Arial" w:hAnsi="Arial" w:cs="Arial"/>
                            </w:rPr>
                          </w:rPrChange>
                        </w:rPr>
                        <w:t>Youn</w:t>
                      </w:r>
                      <w:proofErr w:type="spellEnd"/>
                      <w:r w:rsidRPr="007450AE">
                        <w:rPr>
                          <w:rFonts w:ascii="Arial" w:hAnsi="Arial" w:cs="Arial"/>
                          <w:sz w:val="20"/>
                          <w:rPrChange w:id="901" w:author="Richard Fitzpatrick" w:date="2019-04-26T13:24:00Z">
                            <w:rPr>
                              <w:rFonts w:ascii="Arial" w:hAnsi="Arial" w:cs="Arial"/>
                            </w:rPr>
                          </w:rPrChange>
                        </w:rPr>
                        <w:t>, 2016). The volume of the nucleus was calculated relative to the volume of the soma, as no exact values were identified, but it is accepted in the literature that a neuron’s nucleus is around a tenth of the volume of its soma (Bear et al., 2016).</w:t>
                      </w:r>
                    </w:p>
                    <w:p w14:paraId="796F60E4" w14:textId="77777777" w:rsidR="00490B47" w:rsidRPr="007450AE" w:rsidRDefault="00490B47">
                      <w:pPr>
                        <w:jc w:val="both"/>
                        <w:rPr>
                          <w:rFonts w:ascii="Arial" w:hAnsi="Arial" w:cs="Arial"/>
                          <w:sz w:val="20"/>
                          <w:rPrChange w:id="902" w:author="Richard Fitzpatrick" w:date="2019-04-26T13:24:00Z">
                            <w:rPr>
                              <w:rFonts w:ascii="Arial" w:hAnsi="Arial" w:cs="Arial"/>
                            </w:rPr>
                          </w:rPrChange>
                        </w:rPr>
                        <w:pPrChange w:id="903" w:author="Richard Fitzpatrick" w:date="2019-04-26T13:24:00Z">
                          <w:pPr/>
                        </w:pPrChange>
                      </w:pPr>
                    </w:p>
                    <w:p w14:paraId="40E4FC58" w14:textId="77777777" w:rsidR="00490B47" w:rsidRPr="007450AE" w:rsidRDefault="00490B47">
                      <w:pPr>
                        <w:jc w:val="both"/>
                        <w:rPr>
                          <w:rFonts w:ascii="Arial" w:hAnsi="Arial" w:cs="Arial"/>
                          <w:sz w:val="20"/>
                          <w:rPrChange w:id="904" w:author="Richard Fitzpatrick" w:date="2019-04-26T13:24:00Z">
                            <w:rPr>
                              <w:rFonts w:ascii="Arial" w:hAnsi="Arial" w:cs="Arial"/>
                            </w:rPr>
                          </w:rPrChange>
                        </w:rPr>
                        <w:pPrChange w:id="905" w:author="Richard Fitzpatrick" w:date="2019-04-26T13:24:00Z">
                          <w:pPr/>
                        </w:pPrChange>
                      </w:pPr>
                    </w:p>
                    <w:p w14:paraId="2BB19D01" w14:textId="77777777" w:rsidR="00490B47" w:rsidRPr="007450AE" w:rsidRDefault="00490B47">
                      <w:pPr>
                        <w:jc w:val="both"/>
                        <w:rPr>
                          <w:rFonts w:ascii="Arial" w:hAnsi="Arial" w:cs="Arial"/>
                          <w:sz w:val="20"/>
                          <w:rPrChange w:id="906" w:author="Richard Fitzpatrick" w:date="2019-04-26T13:24:00Z">
                            <w:rPr>
                              <w:rFonts w:ascii="Arial" w:hAnsi="Arial" w:cs="Arial"/>
                            </w:rPr>
                          </w:rPrChange>
                        </w:rPr>
                        <w:pPrChange w:id="907" w:author="Richard Fitzpatrick" w:date="2019-04-26T13:24:00Z">
                          <w:pPr/>
                        </w:pPrChange>
                      </w:pPr>
                    </w:p>
                  </w:txbxContent>
                </v:textbox>
                <w10:wrap type="square"/>
              </v:shape>
            </w:pict>
          </mc:Fallback>
        </mc:AlternateContent>
      </w:r>
    </w:p>
    <w:tbl>
      <w:tblPr>
        <w:tblStyle w:val="PlainTable2"/>
        <w:tblW w:w="8789" w:type="dxa"/>
        <w:tblLook w:val="04A0" w:firstRow="1" w:lastRow="0" w:firstColumn="1" w:lastColumn="0" w:noHBand="0" w:noVBand="1"/>
        <w:tblPrChange w:id="908" w:author="Richard Fitzpatrick" w:date="2019-04-26T13:24:00Z">
          <w:tblPr>
            <w:tblStyle w:val="TableGrid"/>
            <w:tblW w:w="0" w:type="auto"/>
            <w:tblLook w:val="04A0" w:firstRow="1" w:lastRow="0" w:firstColumn="1" w:lastColumn="0" w:noHBand="0" w:noVBand="1"/>
          </w:tblPr>
        </w:tblPrChange>
      </w:tblPr>
      <w:tblGrid>
        <w:gridCol w:w="1495"/>
        <w:gridCol w:w="915"/>
        <w:gridCol w:w="2410"/>
        <w:gridCol w:w="3969"/>
        <w:tblGridChange w:id="909">
          <w:tblGrid>
            <w:gridCol w:w="2254"/>
            <w:gridCol w:w="2254"/>
            <w:gridCol w:w="2254"/>
            <w:gridCol w:w="2254"/>
          </w:tblGrid>
        </w:tblGridChange>
      </w:tblGrid>
      <w:tr w:rsidR="006E792D" w:rsidRPr="007450AE" w14:paraId="28172D66" w14:textId="77777777" w:rsidTr="00D317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5" w:type="dxa"/>
            <w:tcPrChange w:id="910" w:author="Richard Fitzpatrick" w:date="2019-04-26T13:24:00Z">
              <w:tcPr>
                <w:tcW w:w="2254" w:type="dxa"/>
              </w:tcPr>
            </w:tcPrChange>
          </w:tcPr>
          <w:p w14:paraId="7544E17C" w14:textId="77777777" w:rsidR="006E792D" w:rsidRPr="007450AE" w:rsidRDefault="006E792D" w:rsidP="00F26248">
            <w:pPr>
              <w:jc w:val="center"/>
              <w:cnfStyle w:val="101000000000" w:firstRow="1" w:lastRow="0" w:firstColumn="1" w:lastColumn="0" w:oddVBand="0" w:evenVBand="0" w:oddHBand="0" w:evenHBand="0" w:firstRowFirstColumn="0" w:firstRowLastColumn="0" w:lastRowFirstColumn="0" w:lastRowLastColumn="0"/>
              <w:rPr>
                <w:rFonts w:ascii="Arial" w:hAnsi="Arial" w:cs="Arial"/>
                <w:b w:val="0"/>
                <w:sz w:val="20"/>
                <w:rPrChange w:id="911" w:author="Richard Fitzpatrick" w:date="2019-04-26T13:24:00Z">
                  <w:rPr>
                    <w:rFonts w:ascii="Arial" w:hAnsi="Arial" w:cs="Arial"/>
                    <w:b w:val="0"/>
                  </w:rPr>
                </w:rPrChange>
              </w:rPr>
            </w:pPr>
            <w:r w:rsidRPr="007450AE">
              <w:rPr>
                <w:rFonts w:ascii="Arial" w:hAnsi="Arial" w:cs="Arial"/>
                <w:sz w:val="20"/>
                <w:rPrChange w:id="912" w:author="Richard Fitzpatrick" w:date="2019-04-26T13:24:00Z">
                  <w:rPr>
                    <w:rFonts w:ascii="Arial" w:hAnsi="Arial" w:cs="Arial"/>
                  </w:rPr>
                </w:rPrChange>
              </w:rPr>
              <w:t>Species</w:t>
            </w:r>
          </w:p>
        </w:tc>
        <w:tc>
          <w:tcPr>
            <w:tcW w:w="915" w:type="dxa"/>
            <w:tcPrChange w:id="913" w:author="Richard Fitzpatrick" w:date="2019-04-26T13:24:00Z">
              <w:tcPr>
                <w:tcW w:w="2254" w:type="dxa"/>
              </w:tcPr>
            </w:tcPrChange>
          </w:tcPr>
          <w:p w14:paraId="6E8B4D60" w14:textId="77777777" w:rsidR="006E792D" w:rsidRPr="007450AE" w:rsidRDefault="006E792D" w:rsidP="00F26248">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0"/>
                <w:rPrChange w:id="914" w:author="Richard Fitzpatrick" w:date="2019-04-26T13:24:00Z">
                  <w:rPr>
                    <w:rFonts w:ascii="Arial" w:hAnsi="Arial" w:cs="Arial"/>
                    <w:b w:val="0"/>
                  </w:rPr>
                </w:rPrChange>
              </w:rPr>
            </w:pPr>
            <w:r w:rsidRPr="007450AE">
              <w:rPr>
                <w:rFonts w:ascii="Arial" w:hAnsi="Arial" w:cs="Arial"/>
                <w:sz w:val="20"/>
                <w:rPrChange w:id="915" w:author="Richard Fitzpatrick" w:date="2019-04-26T13:24:00Z">
                  <w:rPr>
                    <w:rFonts w:ascii="Arial" w:hAnsi="Arial" w:cs="Arial"/>
                  </w:rPr>
                </w:rPrChange>
              </w:rPr>
              <w:t>Fold Value</w:t>
            </w:r>
          </w:p>
        </w:tc>
        <w:tc>
          <w:tcPr>
            <w:tcW w:w="2410" w:type="dxa"/>
            <w:tcPrChange w:id="916" w:author="Richard Fitzpatrick" w:date="2019-04-26T13:24:00Z">
              <w:tcPr>
                <w:tcW w:w="2254" w:type="dxa"/>
              </w:tcPr>
            </w:tcPrChange>
          </w:tcPr>
          <w:p w14:paraId="71245B7A" w14:textId="77777777" w:rsidR="006E792D" w:rsidRPr="007450AE" w:rsidRDefault="006E792D" w:rsidP="00F26248">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0"/>
                <w:rPrChange w:id="917" w:author="Richard Fitzpatrick" w:date="2019-04-26T13:24:00Z">
                  <w:rPr>
                    <w:rFonts w:ascii="Arial" w:hAnsi="Arial" w:cs="Arial"/>
                    <w:b w:val="0"/>
                  </w:rPr>
                </w:rPrChange>
              </w:rPr>
            </w:pPr>
            <w:r w:rsidRPr="007450AE">
              <w:rPr>
                <w:rFonts w:ascii="Arial" w:hAnsi="Arial" w:cs="Arial"/>
                <w:sz w:val="20"/>
                <w:rPrChange w:id="918" w:author="Richard Fitzpatrick" w:date="2019-04-26T13:24:00Z">
                  <w:rPr>
                    <w:rFonts w:ascii="Arial" w:hAnsi="Arial" w:cs="Arial"/>
                  </w:rPr>
                </w:rPrChange>
              </w:rPr>
              <w:t>Concentration (nM)</w:t>
            </w:r>
          </w:p>
        </w:tc>
        <w:tc>
          <w:tcPr>
            <w:tcW w:w="3969" w:type="dxa"/>
            <w:tcPrChange w:id="919" w:author="Richard Fitzpatrick" w:date="2019-04-26T13:24:00Z">
              <w:tcPr>
                <w:tcW w:w="2254" w:type="dxa"/>
              </w:tcPr>
            </w:tcPrChange>
          </w:tcPr>
          <w:p w14:paraId="1AD63E0D" w14:textId="77777777" w:rsidR="006E792D" w:rsidRPr="007450AE" w:rsidRDefault="006E792D" w:rsidP="00F26248">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0"/>
                <w:rPrChange w:id="920" w:author="Richard Fitzpatrick" w:date="2019-04-26T13:24:00Z">
                  <w:rPr>
                    <w:rFonts w:ascii="Arial" w:hAnsi="Arial" w:cs="Arial"/>
                    <w:b w:val="0"/>
                  </w:rPr>
                </w:rPrChange>
              </w:rPr>
            </w:pPr>
            <w:r w:rsidRPr="007450AE">
              <w:rPr>
                <w:rFonts w:ascii="Arial" w:hAnsi="Arial" w:cs="Arial"/>
                <w:sz w:val="20"/>
                <w:rPrChange w:id="921" w:author="Richard Fitzpatrick" w:date="2019-04-26T13:24:00Z">
                  <w:rPr>
                    <w:rFonts w:ascii="Arial" w:hAnsi="Arial" w:cs="Arial"/>
                  </w:rPr>
                </w:rPrChange>
              </w:rPr>
              <w:t>Source</w:t>
            </w:r>
          </w:p>
        </w:tc>
      </w:tr>
      <w:tr w:rsidR="006E792D" w:rsidRPr="007450AE" w14:paraId="035382BA" w14:textId="77777777" w:rsidTr="00D31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5" w:type="dxa"/>
            <w:tcPrChange w:id="922" w:author="Richard Fitzpatrick" w:date="2019-04-26T13:24:00Z">
              <w:tcPr>
                <w:tcW w:w="2254" w:type="dxa"/>
              </w:tcPr>
            </w:tcPrChange>
          </w:tcPr>
          <w:p w14:paraId="1C357022" w14:textId="77777777" w:rsidR="006E792D" w:rsidRPr="007450AE" w:rsidRDefault="006E792D" w:rsidP="00F26248">
            <w:pPr>
              <w:jc w:val="center"/>
              <w:cnfStyle w:val="001000100000" w:firstRow="0" w:lastRow="0" w:firstColumn="1" w:lastColumn="0" w:oddVBand="0" w:evenVBand="0" w:oddHBand="1" w:evenHBand="0" w:firstRowFirstColumn="0" w:firstRowLastColumn="0" w:lastRowFirstColumn="0" w:lastRowLastColumn="0"/>
              <w:rPr>
                <w:rFonts w:ascii="Arial" w:hAnsi="Arial" w:cs="Arial"/>
                <w:sz w:val="20"/>
                <w:rPrChange w:id="923" w:author="Richard Fitzpatrick" w:date="2019-04-26T13:24:00Z">
                  <w:rPr>
                    <w:rFonts w:ascii="Arial" w:hAnsi="Arial" w:cs="Arial"/>
                  </w:rPr>
                </w:rPrChange>
              </w:rPr>
            </w:pPr>
            <w:r w:rsidRPr="007450AE">
              <w:rPr>
                <w:rFonts w:ascii="Arial" w:hAnsi="Arial" w:cs="Arial"/>
                <w:sz w:val="20"/>
                <w:rPrChange w:id="924" w:author="Richard Fitzpatrick" w:date="2019-04-26T13:24:00Z">
                  <w:rPr>
                    <w:rFonts w:ascii="Arial" w:hAnsi="Arial" w:cs="Arial"/>
                  </w:rPr>
                </w:rPrChange>
              </w:rPr>
              <w:t>ATP</w:t>
            </w:r>
          </w:p>
        </w:tc>
        <w:tc>
          <w:tcPr>
            <w:tcW w:w="915" w:type="dxa"/>
            <w:tcPrChange w:id="925" w:author="Richard Fitzpatrick" w:date="2019-04-26T13:24:00Z">
              <w:tcPr>
                <w:tcW w:w="2254" w:type="dxa"/>
              </w:tcPr>
            </w:tcPrChange>
          </w:tcPr>
          <w:p w14:paraId="491B862B" w14:textId="77777777" w:rsidR="006E792D" w:rsidRPr="007450AE" w:rsidRDefault="006E792D" w:rsidP="00F262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Change w:id="926" w:author="Richard Fitzpatrick" w:date="2019-04-26T13:24:00Z">
                  <w:rPr>
                    <w:rFonts w:ascii="Arial" w:hAnsi="Arial" w:cs="Arial"/>
                  </w:rPr>
                </w:rPrChange>
              </w:rPr>
            </w:pPr>
            <w:r w:rsidRPr="007450AE">
              <w:rPr>
                <w:rFonts w:ascii="Arial" w:hAnsi="Arial" w:cs="Arial"/>
                <w:sz w:val="20"/>
                <w:rPrChange w:id="927" w:author="Richard Fitzpatrick" w:date="2019-04-26T13:24:00Z">
                  <w:rPr>
                    <w:rFonts w:ascii="Arial" w:hAnsi="Arial" w:cs="Arial"/>
                  </w:rPr>
                </w:rPrChange>
              </w:rPr>
              <w:t>100</w:t>
            </w:r>
          </w:p>
        </w:tc>
        <w:tc>
          <w:tcPr>
            <w:tcW w:w="2410" w:type="dxa"/>
            <w:tcPrChange w:id="928" w:author="Richard Fitzpatrick" w:date="2019-04-26T13:24:00Z">
              <w:tcPr>
                <w:tcW w:w="2254" w:type="dxa"/>
              </w:tcPr>
            </w:tcPrChange>
          </w:tcPr>
          <w:p w14:paraId="3FF6F3D7" w14:textId="77777777" w:rsidR="006E792D" w:rsidRPr="007450AE" w:rsidRDefault="006E792D" w:rsidP="00F262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Change w:id="929" w:author="Richard Fitzpatrick" w:date="2019-04-26T13:24:00Z">
                  <w:rPr>
                    <w:rFonts w:ascii="Arial" w:hAnsi="Arial" w:cs="Arial"/>
                  </w:rPr>
                </w:rPrChange>
              </w:rPr>
            </w:pPr>
            <w:r w:rsidRPr="007450AE">
              <w:rPr>
                <w:rFonts w:ascii="Arial" w:hAnsi="Arial" w:cs="Arial"/>
                <w:sz w:val="20"/>
                <w:rPrChange w:id="930" w:author="Richard Fitzpatrick" w:date="2019-04-26T13:24:00Z">
                  <w:rPr>
                    <w:rFonts w:ascii="Arial" w:hAnsi="Arial" w:cs="Arial"/>
                  </w:rPr>
                </w:rPrChange>
              </w:rPr>
              <w:t>525.0</w:t>
            </w:r>
          </w:p>
        </w:tc>
        <w:tc>
          <w:tcPr>
            <w:tcW w:w="3969" w:type="dxa"/>
            <w:tcPrChange w:id="931" w:author="Richard Fitzpatrick" w:date="2019-04-26T13:24:00Z">
              <w:tcPr>
                <w:tcW w:w="2254" w:type="dxa"/>
              </w:tcPr>
            </w:tcPrChange>
          </w:tcPr>
          <w:p w14:paraId="7FF55F3C" w14:textId="77777777" w:rsidR="006E792D" w:rsidRPr="007450AE" w:rsidRDefault="006E792D" w:rsidP="00F262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Change w:id="932" w:author="Richard Fitzpatrick" w:date="2019-04-26T13:24:00Z">
                  <w:rPr>
                    <w:rFonts w:ascii="Arial" w:hAnsi="Arial" w:cs="Arial"/>
                  </w:rPr>
                </w:rPrChange>
              </w:rPr>
            </w:pPr>
            <w:proofErr w:type="spellStart"/>
            <w:r w:rsidRPr="007450AE">
              <w:rPr>
                <w:rFonts w:ascii="Arial" w:hAnsi="Arial" w:cs="Arial"/>
                <w:sz w:val="20"/>
                <w:rPrChange w:id="933" w:author="Richard Fitzpatrick" w:date="2019-04-26T13:24:00Z">
                  <w:rPr>
                    <w:rFonts w:ascii="Arial" w:hAnsi="Arial" w:cs="Arial"/>
                  </w:rPr>
                </w:rPrChange>
              </w:rPr>
              <w:t>Surin</w:t>
            </w:r>
            <w:proofErr w:type="spellEnd"/>
            <w:r w:rsidRPr="007450AE">
              <w:rPr>
                <w:rFonts w:ascii="Arial" w:hAnsi="Arial" w:cs="Arial"/>
                <w:sz w:val="20"/>
                <w:rPrChange w:id="934" w:author="Richard Fitzpatrick" w:date="2019-04-26T13:24:00Z">
                  <w:rPr>
                    <w:rFonts w:ascii="Arial" w:hAnsi="Arial" w:cs="Arial"/>
                  </w:rPr>
                </w:rPrChange>
              </w:rPr>
              <w:t xml:space="preserve"> et al. (2014)</w:t>
            </w:r>
          </w:p>
        </w:tc>
      </w:tr>
      <w:tr w:rsidR="006E792D" w:rsidRPr="007450AE" w14:paraId="3F491006" w14:textId="77777777" w:rsidTr="00D31722">
        <w:tc>
          <w:tcPr>
            <w:cnfStyle w:val="001000000000" w:firstRow="0" w:lastRow="0" w:firstColumn="1" w:lastColumn="0" w:oddVBand="0" w:evenVBand="0" w:oddHBand="0" w:evenHBand="0" w:firstRowFirstColumn="0" w:firstRowLastColumn="0" w:lastRowFirstColumn="0" w:lastRowLastColumn="0"/>
            <w:tcW w:w="1495" w:type="dxa"/>
            <w:tcPrChange w:id="935" w:author="Richard Fitzpatrick" w:date="2019-04-26T13:24:00Z">
              <w:tcPr>
                <w:tcW w:w="2254" w:type="dxa"/>
              </w:tcPr>
            </w:tcPrChange>
          </w:tcPr>
          <w:p w14:paraId="35CACBD9" w14:textId="77777777" w:rsidR="006E792D" w:rsidRPr="007450AE" w:rsidRDefault="006E792D" w:rsidP="00F26248">
            <w:pPr>
              <w:jc w:val="center"/>
              <w:rPr>
                <w:rFonts w:ascii="Arial" w:hAnsi="Arial" w:cs="Arial"/>
                <w:sz w:val="20"/>
                <w:rPrChange w:id="936" w:author="Richard Fitzpatrick" w:date="2019-04-26T13:24:00Z">
                  <w:rPr>
                    <w:rFonts w:ascii="Arial" w:hAnsi="Arial" w:cs="Arial"/>
                  </w:rPr>
                </w:rPrChange>
              </w:rPr>
            </w:pPr>
            <w:r w:rsidRPr="007450AE">
              <w:rPr>
                <w:rFonts w:ascii="Arial" w:hAnsi="Arial" w:cs="Arial"/>
                <w:sz w:val="20"/>
                <w:rPrChange w:id="937" w:author="Richard Fitzpatrick" w:date="2019-04-26T13:24:00Z">
                  <w:rPr>
                    <w:rFonts w:ascii="Arial" w:hAnsi="Arial" w:cs="Arial"/>
                  </w:rPr>
                </w:rPrChange>
              </w:rPr>
              <w:t>EvC-EvC2</w:t>
            </w:r>
          </w:p>
        </w:tc>
        <w:tc>
          <w:tcPr>
            <w:tcW w:w="915" w:type="dxa"/>
            <w:tcPrChange w:id="938" w:author="Richard Fitzpatrick" w:date="2019-04-26T13:24:00Z">
              <w:tcPr>
                <w:tcW w:w="2254" w:type="dxa"/>
              </w:tcPr>
            </w:tcPrChange>
          </w:tcPr>
          <w:p w14:paraId="3FFB191A" w14:textId="77777777" w:rsidR="006E792D" w:rsidRPr="007450AE" w:rsidRDefault="006E792D" w:rsidP="00F262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Change w:id="939" w:author="Richard Fitzpatrick" w:date="2019-04-26T13:24:00Z">
                  <w:rPr>
                    <w:rFonts w:ascii="Arial" w:hAnsi="Arial" w:cs="Arial"/>
                  </w:rPr>
                </w:rPrChange>
              </w:rPr>
            </w:pPr>
            <w:r w:rsidRPr="007450AE">
              <w:rPr>
                <w:rFonts w:ascii="Arial" w:hAnsi="Arial" w:cs="Arial"/>
                <w:sz w:val="20"/>
                <w:rPrChange w:id="940" w:author="Richard Fitzpatrick" w:date="2019-04-26T13:24:00Z">
                  <w:rPr>
                    <w:rFonts w:ascii="Arial" w:hAnsi="Arial" w:cs="Arial"/>
                  </w:rPr>
                </w:rPrChange>
              </w:rPr>
              <w:t>80</w:t>
            </w:r>
          </w:p>
        </w:tc>
        <w:tc>
          <w:tcPr>
            <w:tcW w:w="2410" w:type="dxa"/>
            <w:tcPrChange w:id="941" w:author="Richard Fitzpatrick" w:date="2019-04-26T13:24:00Z">
              <w:tcPr>
                <w:tcW w:w="2254" w:type="dxa"/>
              </w:tcPr>
            </w:tcPrChange>
          </w:tcPr>
          <w:p w14:paraId="1EFEE00D" w14:textId="77777777" w:rsidR="006E792D" w:rsidRPr="007450AE" w:rsidRDefault="006E792D" w:rsidP="00F262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Change w:id="942" w:author="Richard Fitzpatrick" w:date="2019-04-26T13:24:00Z">
                  <w:rPr>
                    <w:rFonts w:ascii="Arial" w:hAnsi="Arial" w:cs="Arial"/>
                  </w:rPr>
                </w:rPrChange>
              </w:rPr>
            </w:pPr>
            <w:r w:rsidRPr="007450AE">
              <w:rPr>
                <w:rFonts w:ascii="Arial" w:hAnsi="Arial" w:cs="Arial"/>
                <w:sz w:val="20"/>
                <w:rPrChange w:id="943" w:author="Richard Fitzpatrick" w:date="2019-04-26T13:24:00Z">
                  <w:rPr>
                    <w:rFonts w:ascii="Arial" w:hAnsi="Arial" w:cs="Arial"/>
                  </w:rPr>
                </w:rPrChange>
              </w:rPr>
              <w:t>0.1 – 10.0</w:t>
            </w:r>
          </w:p>
        </w:tc>
        <w:tc>
          <w:tcPr>
            <w:tcW w:w="3969" w:type="dxa"/>
            <w:tcPrChange w:id="944" w:author="Richard Fitzpatrick" w:date="2019-04-26T13:24:00Z">
              <w:tcPr>
                <w:tcW w:w="2254" w:type="dxa"/>
              </w:tcPr>
            </w:tcPrChange>
          </w:tcPr>
          <w:p w14:paraId="32E611E3" w14:textId="77777777" w:rsidR="006E792D" w:rsidRPr="007450AE" w:rsidRDefault="006E792D" w:rsidP="00F26248">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0"/>
                <w:rPrChange w:id="945" w:author="Richard Fitzpatrick" w:date="2019-04-26T13:24:00Z">
                  <w:rPr>
                    <w:rFonts w:ascii="Arial" w:hAnsi="Arial" w:cs="Arial"/>
                    <w:b/>
                  </w:rPr>
                </w:rPrChange>
              </w:rPr>
            </w:pPr>
            <w:r w:rsidRPr="007450AE">
              <w:rPr>
                <w:rFonts w:ascii="Arial" w:hAnsi="Arial" w:cs="Arial"/>
                <w:b/>
                <w:sz w:val="20"/>
                <w:rPrChange w:id="946" w:author="Richard Fitzpatrick" w:date="2019-04-26T13:24:00Z">
                  <w:rPr>
                    <w:rFonts w:ascii="Arial" w:hAnsi="Arial" w:cs="Arial"/>
                    <w:b/>
                  </w:rPr>
                </w:rPrChange>
              </w:rPr>
              <w:t>-</w:t>
            </w:r>
          </w:p>
        </w:tc>
      </w:tr>
      <w:tr w:rsidR="006E792D" w:rsidRPr="007450AE" w14:paraId="66772B78" w14:textId="77777777" w:rsidTr="00D31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5" w:type="dxa"/>
            <w:tcPrChange w:id="947" w:author="Richard Fitzpatrick" w:date="2019-04-26T13:24:00Z">
              <w:tcPr>
                <w:tcW w:w="2254" w:type="dxa"/>
              </w:tcPr>
            </w:tcPrChange>
          </w:tcPr>
          <w:p w14:paraId="70F898DC" w14:textId="77777777" w:rsidR="006E792D" w:rsidRPr="007450AE" w:rsidRDefault="006E792D" w:rsidP="00F26248">
            <w:pPr>
              <w:jc w:val="center"/>
              <w:cnfStyle w:val="001000100000" w:firstRow="0" w:lastRow="0" w:firstColumn="1" w:lastColumn="0" w:oddVBand="0" w:evenVBand="0" w:oddHBand="1" w:evenHBand="0" w:firstRowFirstColumn="0" w:firstRowLastColumn="0" w:lastRowFirstColumn="0" w:lastRowLastColumn="0"/>
              <w:rPr>
                <w:rFonts w:ascii="Arial" w:hAnsi="Arial" w:cs="Arial"/>
                <w:sz w:val="20"/>
                <w:rPrChange w:id="948" w:author="Richard Fitzpatrick" w:date="2019-04-26T13:24:00Z">
                  <w:rPr>
                    <w:rFonts w:ascii="Arial" w:hAnsi="Arial" w:cs="Arial"/>
                  </w:rPr>
                </w:rPrChange>
              </w:rPr>
            </w:pPr>
            <w:r w:rsidRPr="007450AE">
              <w:rPr>
                <w:rFonts w:ascii="Arial" w:hAnsi="Arial" w:cs="Arial"/>
                <w:sz w:val="20"/>
                <w:rPrChange w:id="949" w:author="Richard Fitzpatrick" w:date="2019-04-26T13:24:00Z">
                  <w:rPr>
                    <w:rFonts w:ascii="Arial" w:hAnsi="Arial" w:cs="Arial"/>
                  </w:rPr>
                </w:rPrChange>
              </w:rPr>
              <w:t>AC</w:t>
            </w:r>
          </w:p>
        </w:tc>
        <w:tc>
          <w:tcPr>
            <w:tcW w:w="915" w:type="dxa"/>
            <w:tcPrChange w:id="950" w:author="Richard Fitzpatrick" w:date="2019-04-26T13:24:00Z">
              <w:tcPr>
                <w:tcW w:w="2254" w:type="dxa"/>
              </w:tcPr>
            </w:tcPrChange>
          </w:tcPr>
          <w:p w14:paraId="0C0D123B" w14:textId="77777777" w:rsidR="006E792D" w:rsidRPr="007450AE" w:rsidRDefault="006E792D" w:rsidP="00F262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Change w:id="951" w:author="Richard Fitzpatrick" w:date="2019-04-26T13:24:00Z">
                  <w:rPr>
                    <w:rFonts w:ascii="Arial" w:hAnsi="Arial" w:cs="Arial"/>
                  </w:rPr>
                </w:rPrChange>
              </w:rPr>
            </w:pPr>
            <w:r w:rsidRPr="007450AE">
              <w:rPr>
                <w:rFonts w:ascii="Arial" w:hAnsi="Arial" w:cs="Arial"/>
                <w:sz w:val="20"/>
                <w:rPrChange w:id="952" w:author="Richard Fitzpatrick" w:date="2019-04-26T13:24:00Z">
                  <w:rPr>
                    <w:rFonts w:ascii="Arial" w:hAnsi="Arial" w:cs="Arial"/>
                  </w:rPr>
                </w:rPrChange>
              </w:rPr>
              <w:t>50</w:t>
            </w:r>
          </w:p>
        </w:tc>
        <w:tc>
          <w:tcPr>
            <w:tcW w:w="2410" w:type="dxa"/>
            <w:tcPrChange w:id="953" w:author="Richard Fitzpatrick" w:date="2019-04-26T13:24:00Z">
              <w:tcPr>
                <w:tcW w:w="2254" w:type="dxa"/>
              </w:tcPr>
            </w:tcPrChange>
          </w:tcPr>
          <w:p w14:paraId="6C8120E5" w14:textId="77777777" w:rsidR="006E792D" w:rsidRPr="007450AE" w:rsidRDefault="006E792D" w:rsidP="00F262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Change w:id="954" w:author="Richard Fitzpatrick" w:date="2019-04-26T13:24:00Z">
                  <w:rPr>
                    <w:rFonts w:ascii="Arial" w:hAnsi="Arial" w:cs="Arial"/>
                  </w:rPr>
                </w:rPrChange>
              </w:rPr>
            </w:pPr>
            <w:r w:rsidRPr="007450AE">
              <w:rPr>
                <w:rFonts w:ascii="Arial" w:hAnsi="Arial" w:cs="Arial"/>
                <w:sz w:val="20"/>
                <w:rPrChange w:id="955" w:author="Richard Fitzpatrick" w:date="2019-04-26T13:24:00Z">
                  <w:rPr>
                    <w:rFonts w:ascii="Arial" w:hAnsi="Arial" w:cs="Arial"/>
                  </w:rPr>
                </w:rPrChange>
              </w:rPr>
              <w:t>0.1 – 5.0</w:t>
            </w:r>
          </w:p>
        </w:tc>
        <w:tc>
          <w:tcPr>
            <w:tcW w:w="3969" w:type="dxa"/>
            <w:tcPrChange w:id="956" w:author="Richard Fitzpatrick" w:date="2019-04-26T13:24:00Z">
              <w:tcPr>
                <w:tcW w:w="2254" w:type="dxa"/>
              </w:tcPr>
            </w:tcPrChange>
          </w:tcPr>
          <w:p w14:paraId="30D7EBA0" w14:textId="77777777" w:rsidR="006E792D" w:rsidRPr="007450AE" w:rsidRDefault="006E792D" w:rsidP="00F26248">
            <w:pPr>
              <w:jc w:val="center"/>
              <w:cnfStyle w:val="000000100000" w:firstRow="0" w:lastRow="0" w:firstColumn="0" w:lastColumn="0" w:oddVBand="0" w:evenVBand="0" w:oddHBand="1" w:evenHBand="0" w:firstRowFirstColumn="0" w:firstRowLastColumn="0" w:lastRowFirstColumn="0" w:lastRowLastColumn="0"/>
              <w:rPr>
                <w:rFonts w:ascii="Arial" w:hAnsi="Arial" w:cs="Arial"/>
                <w:b/>
                <w:sz w:val="20"/>
                <w:rPrChange w:id="957" w:author="Richard Fitzpatrick" w:date="2019-04-26T13:24:00Z">
                  <w:rPr>
                    <w:rFonts w:ascii="Arial" w:hAnsi="Arial" w:cs="Arial"/>
                    <w:b/>
                  </w:rPr>
                </w:rPrChange>
              </w:rPr>
            </w:pPr>
            <w:r w:rsidRPr="007450AE">
              <w:rPr>
                <w:rFonts w:ascii="Arial" w:hAnsi="Arial" w:cs="Arial"/>
                <w:b/>
                <w:sz w:val="20"/>
                <w:rPrChange w:id="958" w:author="Richard Fitzpatrick" w:date="2019-04-26T13:24:00Z">
                  <w:rPr>
                    <w:rFonts w:ascii="Arial" w:hAnsi="Arial" w:cs="Arial"/>
                    <w:b/>
                  </w:rPr>
                </w:rPrChange>
              </w:rPr>
              <w:t>-</w:t>
            </w:r>
          </w:p>
        </w:tc>
      </w:tr>
      <w:tr w:rsidR="006E792D" w:rsidRPr="007450AE" w14:paraId="56136507" w14:textId="77777777" w:rsidTr="00D31722">
        <w:tc>
          <w:tcPr>
            <w:cnfStyle w:val="001000000000" w:firstRow="0" w:lastRow="0" w:firstColumn="1" w:lastColumn="0" w:oddVBand="0" w:evenVBand="0" w:oddHBand="0" w:evenHBand="0" w:firstRowFirstColumn="0" w:firstRowLastColumn="0" w:lastRowFirstColumn="0" w:lastRowLastColumn="0"/>
            <w:tcW w:w="1495" w:type="dxa"/>
            <w:tcPrChange w:id="959" w:author="Richard Fitzpatrick" w:date="2019-04-26T13:24:00Z">
              <w:tcPr>
                <w:tcW w:w="2254" w:type="dxa"/>
              </w:tcPr>
            </w:tcPrChange>
          </w:tcPr>
          <w:p w14:paraId="04CB8C57" w14:textId="77777777" w:rsidR="006E792D" w:rsidRPr="007450AE" w:rsidRDefault="006E792D" w:rsidP="00F26248">
            <w:pPr>
              <w:jc w:val="center"/>
              <w:rPr>
                <w:rFonts w:ascii="Arial" w:hAnsi="Arial" w:cs="Arial"/>
                <w:sz w:val="20"/>
                <w:rPrChange w:id="960" w:author="Richard Fitzpatrick" w:date="2019-04-26T13:24:00Z">
                  <w:rPr>
                    <w:rFonts w:ascii="Arial" w:hAnsi="Arial" w:cs="Arial"/>
                  </w:rPr>
                </w:rPrChange>
              </w:rPr>
            </w:pPr>
            <w:r w:rsidRPr="007450AE">
              <w:rPr>
                <w:rFonts w:ascii="Arial" w:hAnsi="Arial" w:cs="Arial"/>
                <w:sz w:val="20"/>
                <w:rPrChange w:id="961" w:author="Richard Fitzpatrick" w:date="2019-04-26T13:24:00Z">
                  <w:rPr>
                    <w:rFonts w:ascii="Arial" w:hAnsi="Arial" w:cs="Arial"/>
                  </w:rPr>
                </w:rPrChange>
              </w:rPr>
              <w:t>PKA(S)</w:t>
            </w:r>
          </w:p>
        </w:tc>
        <w:tc>
          <w:tcPr>
            <w:tcW w:w="915" w:type="dxa"/>
            <w:tcPrChange w:id="962" w:author="Richard Fitzpatrick" w:date="2019-04-26T13:24:00Z">
              <w:tcPr>
                <w:tcW w:w="2254" w:type="dxa"/>
              </w:tcPr>
            </w:tcPrChange>
          </w:tcPr>
          <w:p w14:paraId="0FD38EBF" w14:textId="77777777" w:rsidR="006E792D" w:rsidRPr="007450AE" w:rsidRDefault="006E792D" w:rsidP="00F262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Change w:id="963" w:author="Richard Fitzpatrick" w:date="2019-04-26T13:24:00Z">
                  <w:rPr>
                    <w:rFonts w:ascii="Arial" w:hAnsi="Arial" w:cs="Arial"/>
                  </w:rPr>
                </w:rPrChange>
              </w:rPr>
            </w:pPr>
            <w:r w:rsidRPr="007450AE">
              <w:rPr>
                <w:rFonts w:ascii="Arial" w:hAnsi="Arial" w:cs="Arial"/>
                <w:sz w:val="20"/>
                <w:rPrChange w:id="964" w:author="Richard Fitzpatrick" w:date="2019-04-26T13:24:00Z">
                  <w:rPr>
                    <w:rFonts w:ascii="Arial" w:hAnsi="Arial" w:cs="Arial"/>
                  </w:rPr>
                </w:rPrChange>
              </w:rPr>
              <w:t>25</w:t>
            </w:r>
          </w:p>
        </w:tc>
        <w:tc>
          <w:tcPr>
            <w:tcW w:w="2410" w:type="dxa"/>
            <w:tcPrChange w:id="965" w:author="Richard Fitzpatrick" w:date="2019-04-26T13:24:00Z">
              <w:tcPr>
                <w:tcW w:w="2254" w:type="dxa"/>
              </w:tcPr>
            </w:tcPrChange>
          </w:tcPr>
          <w:p w14:paraId="4217DE26" w14:textId="77777777" w:rsidR="006E792D" w:rsidRPr="007450AE" w:rsidRDefault="006E792D" w:rsidP="00F262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Change w:id="966" w:author="Richard Fitzpatrick" w:date="2019-04-26T13:24:00Z">
                  <w:rPr>
                    <w:rFonts w:ascii="Arial" w:hAnsi="Arial" w:cs="Arial"/>
                  </w:rPr>
                </w:rPrChange>
              </w:rPr>
            </w:pPr>
            <w:r w:rsidRPr="007450AE">
              <w:rPr>
                <w:rFonts w:ascii="Arial" w:hAnsi="Arial" w:cs="Arial"/>
                <w:sz w:val="20"/>
                <w:rPrChange w:id="967" w:author="Richard Fitzpatrick" w:date="2019-04-26T13:24:00Z">
                  <w:rPr>
                    <w:rFonts w:ascii="Arial" w:hAnsi="Arial" w:cs="Arial"/>
                  </w:rPr>
                </w:rPrChange>
              </w:rPr>
              <w:t>590.0</w:t>
            </w:r>
          </w:p>
        </w:tc>
        <w:tc>
          <w:tcPr>
            <w:tcW w:w="3969" w:type="dxa"/>
            <w:tcPrChange w:id="968" w:author="Richard Fitzpatrick" w:date="2019-04-26T13:24:00Z">
              <w:tcPr>
                <w:tcW w:w="2254" w:type="dxa"/>
              </w:tcPr>
            </w:tcPrChange>
          </w:tcPr>
          <w:p w14:paraId="28B22A74" w14:textId="77777777" w:rsidR="006E792D" w:rsidRPr="007450AE" w:rsidRDefault="006E792D" w:rsidP="00F262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Change w:id="969" w:author="Richard Fitzpatrick" w:date="2019-04-26T13:24:00Z">
                  <w:rPr>
                    <w:rFonts w:ascii="Arial" w:hAnsi="Arial" w:cs="Arial"/>
                  </w:rPr>
                </w:rPrChange>
              </w:rPr>
            </w:pPr>
            <w:proofErr w:type="spellStart"/>
            <w:r w:rsidRPr="007450AE">
              <w:rPr>
                <w:rFonts w:ascii="Arial" w:hAnsi="Arial" w:cs="Arial"/>
                <w:sz w:val="20"/>
                <w:rPrChange w:id="970" w:author="Richard Fitzpatrick" w:date="2019-04-26T13:24:00Z">
                  <w:rPr>
                    <w:rFonts w:ascii="Arial" w:hAnsi="Arial" w:cs="Arial"/>
                  </w:rPr>
                </w:rPrChange>
              </w:rPr>
              <w:t>Saucerman</w:t>
            </w:r>
            <w:proofErr w:type="spellEnd"/>
            <w:r w:rsidRPr="007450AE">
              <w:rPr>
                <w:rFonts w:ascii="Arial" w:hAnsi="Arial" w:cs="Arial"/>
                <w:sz w:val="20"/>
                <w:rPrChange w:id="971" w:author="Richard Fitzpatrick" w:date="2019-04-26T13:24:00Z">
                  <w:rPr>
                    <w:rFonts w:ascii="Arial" w:hAnsi="Arial" w:cs="Arial"/>
                  </w:rPr>
                </w:rPrChange>
              </w:rPr>
              <w:t xml:space="preserve"> (2003)</w:t>
            </w:r>
          </w:p>
        </w:tc>
      </w:tr>
      <w:tr w:rsidR="006E792D" w:rsidRPr="007450AE" w14:paraId="0C80E289" w14:textId="77777777" w:rsidTr="00D31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5" w:type="dxa"/>
            <w:tcPrChange w:id="972" w:author="Richard Fitzpatrick" w:date="2019-04-26T13:24:00Z">
              <w:tcPr>
                <w:tcW w:w="2254" w:type="dxa"/>
              </w:tcPr>
            </w:tcPrChange>
          </w:tcPr>
          <w:p w14:paraId="4117A2EC" w14:textId="77777777" w:rsidR="006E792D" w:rsidRPr="007450AE" w:rsidRDefault="006E792D" w:rsidP="00F26248">
            <w:pPr>
              <w:jc w:val="center"/>
              <w:cnfStyle w:val="001000100000" w:firstRow="0" w:lastRow="0" w:firstColumn="1" w:lastColumn="0" w:oddVBand="0" w:evenVBand="0" w:oddHBand="1" w:evenHBand="0" w:firstRowFirstColumn="0" w:firstRowLastColumn="0" w:lastRowFirstColumn="0" w:lastRowLastColumn="0"/>
              <w:rPr>
                <w:rFonts w:ascii="Arial" w:hAnsi="Arial" w:cs="Arial"/>
                <w:sz w:val="20"/>
                <w:rPrChange w:id="973" w:author="Richard Fitzpatrick" w:date="2019-04-26T13:24:00Z">
                  <w:rPr>
                    <w:rFonts w:ascii="Arial" w:hAnsi="Arial" w:cs="Arial"/>
                  </w:rPr>
                </w:rPrChange>
              </w:rPr>
            </w:pPr>
            <w:r w:rsidRPr="007450AE">
              <w:rPr>
                <w:rFonts w:ascii="Arial" w:hAnsi="Arial" w:cs="Arial"/>
                <w:sz w:val="20"/>
                <w:rPrChange w:id="974" w:author="Richard Fitzpatrick" w:date="2019-04-26T13:24:00Z">
                  <w:rPr>
                    <w:rFonts w:ascii="Arial" w:hAnsi="Arial" w:cs="Arial"/>
                  </w:rPr>
                </w:rPrChange>
              </w:rPr>
              <w:t>SPOP/Cul3</w:t>
            </w:r>
          </w:p>
        </w:tc>
        <w:tc>
          <w:tcPr>
            <w:tcW w:w="915" w:type="dxa"/>
            <w:tcPrChange w:id="975" w:author="Richard Fitzpatrick" w:date="2019-04-26T13:24:00Z">
              <w:tcPr>
                <w:tcW w:w="2254" w:type="dxa"/>
              </w:tcPr>
            </w:tcPrChange>
          </w:tcPr>
          <w:p w14:paraId="42D2085B" w14:textId="77777777" w:rsidR="006E792D" w:rsidRPr="007450AE" w:rsidRDefault="006E792D" w:rsidP="00F262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Change w:id="976" w:author="Richard Fitzpatrick" w:date="2019-04-26T13:24:00Z">
                  <w:rPr>
                    <w:rFonts w:ascii="Arial" w:hAnsi="Arial" w:cs="Arial"/>
                  </w:rPr>
                </w:rPrChange>
              </w:rPr>
            </w:pPr>
            <w:r w:rsidRPr="007450AE">
              <w:rPr>
                <w:rFonts w:ascii="Arial" w:hAnsi="Arial" w:cs="Arial"/>
                <w:sz w:val="20"/>
                <w:rPrChange w:id="977" w:author="Richard Fitzpatrick" w:date="2019-04-26T13:24:00Z">
                  <w:rPr>
                    <w:rFonts w:ascii="Arial" w:hAnsi="Arial" w:cs="Arial"/>
                  </w:rPr>
                </w:rPrChange>
              </w:rPr>
              <w:t>25</w:t>
            </w:r>
          </w:p>
        </w:tc>
        <w:tc>
          <w:tcPr>
            <w:tcW w:w="2410" w:type="dxa"/>
            <w:tcPrChange w:id="978" w:author="Richard Fitzpatrick" w:date="2019-04-26T13:24:00Z">
              <w:tcPr>
                <w:tcW w:w="2254" w:type="dxa"/>
              </w:tcPr>
            </w:tcPrChange>
          </w:tcPr>
          <w:p w14:paraId="0E9775FC" w14:textId="77777777" w:rsidR="006E792D" w:rsidRPr="007450AE" w:rsidRDefault="006E792D" w:rsidP="00F262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Change w:id="979" w:author="Richard Fitzpatrick" w:date="2019-04-26T13:24:00Z">
                  <w:rPr>
                    <w:rFonts w:ascii="Arial" w:hAnsi="Arial" w:cs="Arial"/>
                  </w:rPr>
                </w:rPrChange>
              </w:rPr>
            </w:pPr>
            <w:r w:rsidRPr="007450AE">
              <w:rPr>
                <w:rFonts w:ascii="Arial" w:hAnsi="Arial" w:cs="Arial"/>
                <w:sz w:val="20"/>
                <w:rPrChange w:id="980" w:author="Richard Fitzpatrick" w:date="2019-04-26T13:24:00Z">
                  <w:rPr>
                    <w:rFonts w:ascii="Arial" w:hAnsi="Arial" w:cs="Arial"/>
                  </w:rPr>
                </w:rPrChange>
              </w:rPr>
              <w:t>0.1</w:t>
            </w:r>
          </w:p>
        </w:tc>
        <w:tc>
          <w:tcPr>
            <w:tcW w:w="3969" w:type="dxa"/>
            <w:tcPrChange w:id="981" w:author="Richard Fitzpatrick" w:date="2019-04-26T13:24:00Z">
              <w:tcPr>
                <w:tcW w:w="2254" w:type="dxa"/>
              </w:tcPr>
            </w:tcPrChange>
          </w:tcPr>
          <w:p w14:paraId="6395FFBD" w14:textId="77777777" w:rsidR="006E792D" w:rsidRPr="007450AE" w:rsidRDefault="006E792D" w:rsidP="00F262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Change w:id="982" w:author="Richard Fitzpatrick" w:date="2019-04-26T13:24:00Z">
                  <w:rPr>
                    <w:rFonts w:ascii="Arial" w:hAnsi="Arial" w:cs="Arial"/>
                  </w:rPr>
                </w:rPrChange>
              </w:rPr>
            </w:pPr>
            <w:r w:rsidRPr="007450AE">
              <w:rPr>
                <w:rFonts w:ascii="Arial" w:hAnsi="Arial" w:cs="Arial"/>
                <w:sz w:val="20"/>
                <w:rPrChange w:id="983" w:author="Richard Fitzpatrick" w:date="2019-04-26T13:24:00Z">
                  <w:rPr>
                    <w:rFonts w:ascii="Arial" w:hAnsi="Arial" w:cs="Arial"/>
                  </w:rPr>
                </w:rPrChange>
              </w:rPr>
              <w:t>-</w:t>
            </w:r>
          </w:p>
        </w:tc>
      </w:tr>
      <w:tr w:rsidR="006E792D" w:rsidRPr="007450AE" w14:paraId="677A307B" w14:textId="77777777" w:rsidTr="00D31722">
        <w:tc>
          <w:tcPr>
            <w:cnfStyle w:val="001000000000" w:firstRow="0" w:lastRow="0" w:firstColumn="1" w:lastColumn="0" w:oddVBand="0" w:evenVBand="0" w:oddHBand="0" w:evenHBand="0" w:firstRowFirstColumn="0" w:firstRowLastColumn="0" w:lastRowFirstColumn="0" w:lastRowLastColumn="0"/>
            <w:tcW w:w="1495" w:type="dxa"/>
            <w:tcPrChange w:id="984" w:author="Richard Fitzpatrick" w:date="2019-04-26T13:24:00Z">
              <w:tcPr>
                <w:tcW w:w="2254" w:type="dxa"/>
              </w:tcPr>
            </w:tcPrChange>
          </w:tcPr>
          <w:p w14:paraId="477F5253" w14:textId="77777777" w:rsidR="006E792D" w:rsidRPr="007450AE" w:rsidRDefault="006E792D" w:rsidP="00F26248">
            <w:pPr>
              <w:jc w:val="center"/>
              <w:rPr>
                <w:rFonts w:ascii="Arial" w:hAnsi="Arial" w:cs="Arial"/>
                <w:sz w:val="20"/>
                <w:rPrChange w:id="985" w:author="Richard Fitzpatrick" w:date="2019-04-26T13:24:00Z">
                  <w:rPr>
                    <w:rFonts w:ascii="Arial" w:hAnsi="Arial" w:cs="Arial"/>
                  </w:rPr>
                </w:rPrChange>
              </w:rPr>
            </w:pPr>
            <w:proofErr w:type="spellStart"/>
            <w:r w:rsidRPr="007450AE">
              <w:rPr>
                <w:rFonts w:ascii="Arial" w:hAnsi="Arial" w:cs="Arial"/>
                <w:sz w:val="20"/>
                <w:rPrChange w:id="986" w:author="Richard Fitzpatrick" w:date="2019-04-26T13:24:00Z">
                  <w:rPr>
                    <w:rFonts w:ascii="Arial" w:hAnsi="Arial" w:cs="Arial"/>
                  </w:rPr>
                </w:rPrChange>
              </w:rPr>
              <w:t>SuFu</w:t>
            </w:r>
            <w:proofErr w:type="spellEnd"/>
          </w:p>
        </w:tc>
        <w:tc>
          <w:tcPr>
            <w:tcW w:w="915" w:type="dxa"/>
            <w:tcPrChange w:id="987" w:author="Richard Fitzpatrick" w:date="2019-04-26T13:24:00Z">
              <w:tcPr>
                <w:tcW w:w="2254" w:type="dxa"/>
              </w:tcPr>
            </w:tcPrChange>
          </w:tcPr>
          <w:p w14:paraId="7A860899" w14:textId="77777777" w:rsidR="006E792D" w:rsidRPr="007450AE" w:rsidRDefault="006E792D" w:rsidP="00F262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Change w:id="988" w:author="Richard Fitzpatrick" w:date="2019-04-26T13:24:00Z">
                  <w:rPr>
                    <w:rFonts w:ascii="Arial" w:hAnsi="Arial" w:cs="Arial"/>
                  </w:rPr>
                </w:rPrChange>
              </w:rPr>
            </w:pPr>
            <w:r w:rsidRPr="007450AE">
              <w:rPr>
                <w:rFonts w:ascii="Arial" w:hAnsi="Arial" w:cs="Arial"/>
                <w:sz w:val="20"/>
                <w:rPrChange w:id="989" w:author="Richard Fitzpatrick" w:date="2019-04-26T13:24:00Z">
                  <w:rPr>
                    <w:rFonts w:ascii="Arial" w:hAnsi="Arial" w:cs="Arial"/>
                  </w:rPr>
                </w:rPrChange>
              </w:rPr>
              <w:t>20</w:t>
            </w:r>
          </w:p>
        </w:tc>
        <w:tc>
          <w:tcPr>
            <w:tcW w:w="2410" w:type="dxa"/>
            <w:tcPrChange w:id="990" w:author="Richard Fitzpatrick" w:date="2019-04-26T13:24:00Z">
              <w:tcPr>
                <w:tcW w:w="2254" w:type="dxa"/>
              </w:tcPr>
            </w:tcPrChange>
          </w:tcPr>
          <w:p w14:paraId="0304DC9B" w14:textId="77777777" w:rsidR="006E792D" w:rsidRPr="007450AE" w:rsidRDefault="006E792D" w:rsidP="00F262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Change w:id="991" w:author="Richard Fitzpatrick" w:date="2019-04-26T13:24:00Z">
                  <w:rPr>
                    <w:rFonts w:ascii="Arial" w:hAnsi="Arial" w:cs="Arial"/>
                  </w:rPr>
                </w:rPrChange>
              </w:rPr>
            </w:pPr>
            <w:r w:rsidRPr="007450AE">
              <w:rPr>
                <w:rFonts w:ascii="Arial" w:hAnsi="Arial" w:cs="Arial"/>
                <w:sz w:val="20"/>
                <w:rPrChange w:id="992" w:author="Richard Fitzpatrick" w:date="2019-04-26T13:24:00Z">
                  <w:rPr>
                    <w:rFonts w:ascii="Arial" w:hAnsi="Arial" w:cs="Arial"/>
                  </w:rPr>
                </w:rPrChange>
              </w:rPr>
              <w:t>100.0</w:t>
            </w:r>
          </w:p>
        </w:tc>
        <w:tc>
          <w:tcPr>
            <w:tcW w:w="3969" w:type="dxa"/>
            <w:tcPrChange w:id="993" w:author="Richard Fitzpatrick" w:date="2019-04-26T13:24:00Z">
              <w:tcPr>
                <w:tcW w:w="2254" w:type="dxa"/>
              </w:tcPr>
            </w:tcPrChange>
          </w:tcPr>
          <w:p w14:paraId="6C8FE612" w14:textId="77777777" w:rsidR="006E792D" w:rsidRPr="007450AE" w:rsidRDefault="006E792D" w:rsidP="00F262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Change w:id="994" w:author="Richard Fitzpatrick" w:date="2019-04-26T13:24:00Z">
                  <w:rPr>
                    <w:rFonts w:ascii="Arial" w:hAnsi="Arial" w:cs="Arial"/>
                  </w:rPr>
                </w:rPrChange>
              </w:rPr>
            </w:pPr>
            <w:proofErr w:type="spellStart"/>
            <w:r w:rsidRPr="007450AE">
              <w:rPr>
                <w:rFonts w:ascii="Arial" w:hAnsi="Arial" w:cs="Arial"/>
                <w:sz w:val="20"/>
                <w:rPrChange w:id="995" w:author="Richard Fitzpatrick" w:date="2019-04-26T13:24:00Z">
                  <w:rPr>
                    <w:rFonts w:ascii="Arial" w:hAnsi="Arial" w:cs="Arial"/>
                  </w:rPr>
                </w:rPrChange>
              </w:rPr>
              <w:t>Tukachinsky</w:t>
            </w:r>
            <w:proofErr w:type="spellEnd"/>
            <w:r w:rsidRPr="007450AE">
              <w:rPr>
                <w:rFonts w:ascii="Arial" w:hAnsi="Arial" w:cs="Arial"/>
                <w:sz w:val="20"/>
                <w:rPrChange w:id="996" w:author="Richard Fitzpatrick" w:date="2019-04-26T13:24:00Z">
                  <w:rPr>
                    <w:rFonts w:ascii="Arial" w:hAnsi="Arial" w:cs="Arial"/>
                  </w:rPr>
                </w:rPrChange>
              </w:rPr>
              <w:t xml:space="preserve"> et al. (2010)</w:t>
            </w:r>
          </w:p>
        </w:tc>
      </w:tr>
      <w:tr w:rsidR="006E792D" w:rsidRPr="007450AE" w14:paraId="4B0DD3DB" w14:textId="77777777" w:rsidTr="00D31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5" w:type="dxa"/>
            <w:tcPrChange w:id="997" w:author="Richard Fitzpatrick" w:date="2019-04-26T13:24:00Z">
              <w:tcPr>
                <w:tcW w:w="2254" w:type="dxa"/>
              </w:tcPr>
            </w:tcPrChange>
          </w:tcPr>
          <w:p w14:paraId="55A2DDD6" w14:textId="77777777" w:rsidR="006E792D" w:rsidRPr="007450AE" w:rsidRDefault="006E792D" w:rsidP="00F26248">
            <w:pPr>
              <w:jc w:val="center"/>
              <w:cnfStyle w:val="001000100000" w:firstRow="0" w:lastRow="0" w:firstColumn="1" w:lastColumn="0" w:oddVBand="0" w:evenVBand="0" w:oddHBand="1" w:evenHBand="0" w:firstRowFirstColumn="0" w:firstRowLastColumn="0" w:lastRowFirstColumn="0" w:lastRowLastColumn="0"/>
              <w:rPr>
                <w:rFonts w:ascii="Arial" w:hAnsi="Arial" w:cs="Arial"/>
                <w:sz w:val="20"/>
                <w:rPrChange w:id="998" w:author="Richard Fitzpatrick" w:date="2019-04-26T13:24:00Z">
                  <w:rPr>
                    <w:rFonts w:ascii="Arial" w:hAnsi="Arial" w:cs="Arial"/>
                  </w:rPr>
                </w:rPrChange>
              </w:rPr>
            </w:pPr>
            <w:r w:rsidRPr="007450AE">
              <w:rPr>
                <w:rFonts w:ascii="Arial" w:hAnsi="Arial" w:cs="Arial"/>
                <w:sz w:val="20"/>
                <w:rPrChange w:id="999" w:author="Richard Fitzpatrick" w:date="2019-04-26T13:24:00Z">
                  <w:rPr>
                    <w:rFonts w:ascii="Arial" w:hAnsi="Arial" w:cs="Arial"/>
                  </w:rPr>
                </w:rPrChange>
              </w:rPr>
              <w:t>Ptch1</w:t>
            </w:r>
          </w:p>
        </w:tc>
        <w:tc>
          <w:tcPr>
            <w:tcW w:w="915" w:type="dxa"/>
            <w:tcPrChange w:id="1000" w:author="Richard Fitzpatrick" w:date="2019-04-26T13:24:00Z">
              <w:tcPr>
                <w:tcW w:w="2254" w:type="dxa"/>
              </w:tcPr>
            </w:tcPrChange>
          </w:tcPr>
          <w:p w14:paraId="64253DF2" w14:textId="77777777" w:rsidR="006E792D" w:rsidRPr="007450AE" w:rsidRDefault="006E792D" w:rsidP="00F262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Change w:id="1001" w:author="Richard Fitzpatrick" w:date="2019-04-26T13:24:00Z">
                  <w:rPr>
                    <w:rFonts w:ascii="Arial" w:hAnsi="Arial" w:cs="Arial"/>
                  </w:rPr>
                </w:rPrChange>
              </w:rPr>
            </w:pPr>
            <w:r w:rsidRPr="007450AE">
              <w:rPr>
                <w:rFonts w:ascii="Arial" w:hAnsi="Arial" w:cs="Arial"/>
                <w:sz w:val="20"/>
                <w:rPrChange w:id="1002" w:author="Richard Fitzpatrick" w:date="2019-04-26T13:24:00Z">
                  <w:rPr>
                    <w:rFonts w:ascii="Arial" w:hAnsi="Arial" w:cs="Arial"/>
                  </w:rPr>
                </w:rPrChange>
              </w:rPr>
              <w:t>15</w:t>
            </w:r>
          </w:p>
        </w:tc>
        <w:tc>
          <w:tcPr>
            <w:tcW w:w="2410" w:type="dxa"/>
            <w:tcPrChange w:id="1003" w:author="Richard Fitzpatrick" w:date="2019-04-26T13:24:00Z">
              <w:tcPr>
                <w:tcW w:w="2254" w:type="dxa"/>
              </w:tcPr>
            </w:tcPrChange>
          </w:tcPr>
          <w:p w14:paraId="03C659A4" w14:textId="77777777" w:rsidR="006E792D" w:rsidRPr="007450AE" w:rsidRDefault="006E792D" w:rsidP="00F262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Change w:id="1004" w:author="Richard Fitzpatrick" w:date="2019-04-26T13:24:00Z">
                  <w:rPr>
                    <w:rFonts w:ascii="Arial" w:hAnsi="Arial" w:cs="Arial"/>
                  </w:rPr>
                </w:rPrChange>
              </w:rPr>
            </w:pPr>
            <w:r w:rsidRPr="007450AE">
              <w:rPr>
                <w:rFonts w:ascii="Arial" w:hAnsi="Arial" w:cs="Arial"/>
                <w:sz w:val="20"/>
                <w:rPrChange w:id="1005" w:author="Richard Fitzpatrick" w:date="2019-04-26T13:24:00Z">
                  <w:rPr>
                    <w:rFonts w:ascii="Arial" w:hAnsi="Arial" w:cs="Arial"/>
                  </w:rPr>
                </w:rPrChange>
              </w:rPr>
              <w:t>0.3</w:t>
            </w:r>
          </w:p>
        </w:tc>
        <w:tc>
          <w:tcPr>
            <w:tcW w:w="3969" w:type="dxa"/>
            <w:tcPrChange w:id="1006" w:author="Richard Fitzpatrick" w:date="2019-04-26T13:24:00Z">
              <w:tcPr>
                <w:tcW w:w="2254" w:type="dxa"/>
              </w:tcPr>
            </w:tcPrChange>
          </w:tcPr>
          <w:p w14:paraId="6B698B31" w14:textId="77777777" w:rsidR="006E792D" w:rsidRPr="007450AE" w:rsidRDefault="006E792D" w:rsidP="00F262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Change w:id="1007" w:author="Richard Fitzpatrick" w:date="2019-04-26T13:24:00Z">
                  <w:rPr>
                    <w:rFonts w:ascii="Arial" w:hAnsi="Arial" w:cs="Arial"/>
                  </w:rPr>
                </w:rPrChange>
              </w:rPr>
            </w:pPr>
            <w:r w:rsidRPr="007450AE">
              <w:rPr>
                <w:rFonts w:ascii="Arial" w:hAnsi="Arial" w:cs="Arial"/>
                <w:sz w:val="20"/>
                <w:rPrChange w:id="1008" w:author="Richard Fitzpatrick" w:date="2019-04-26T13:24:00Z">
                  <w:rPr>
                    <w:rFonts w:ascii="Arial" w:hAnsi="Arial" w:cs="Arial"/>
                  </w:rPr>
                </w:rPrChange>
              </w:rPr>
              <w:t>Saha and Schaffer (2006)</w:t>
            </w:r>
          </w:p>
        </w:tc>
      </w:tr>
      <w:tr w:rsidR="006E792D" w:rsidRPr="007450AE" w14:paraId="0C989A3B" w14:textId="77777777" w:rsidTr="00D31722">
        <w:tc>
          <w:tcPr>
            <w:cnfStyle w:val="001000000000" w:firstRow="0" w:lastRow="0" w:firstColumn="1" w:lastColumn="0" w:oddVBand="0" w:evenVBand="0" w:oddHBand="0" w:evenHBand="0" w:firstRowFirstColumn="0" w:firstRowLastColumn="0" w:lastRowFirstColumn="0" w:lastRowLastColumn="0"/>
            <w:tcW w:w="1495" w:type="dxa"/>
            <w:tcPrChange w:id="1009" w:author="Richard Fitzpatrick" w:date="2019-04-26T13:24:00Z">
              <w:tcPr>
                <w:tcW w:w="2254" w:type="dxa"/>
              </w:tcPr>
            </w:tcPrChange>
          </w:tcPr>
          <w:p w14:paraId="6C85588A" w14:textId="77777777" w:rsidR="006E792D" w:rsidRPr="007450AE" w:rsidRDefault="006E792D" w:rsidP="00F26248">
            <w:pPr>
              <w:jc w:val="center"/>
              <w:rPr>
                <w:rFonts w:ascii="Arial" w:hAnsi="Arial" w:cs="Arial"/>
                <w:sz w:val="20"/>
                <w:rPrChange w:id="1010" w:author="Richard Fitzpatrick" w:date="2019-04-26T13:24:00Z">
                  <w:rPr>
                    <w:rFonts w:ascii="Arial" w:hAnsi="Arial" w:cs="Arial"/>
                  </w:rPr>
                </w:rPrChange>
              </w:rPr>
            </w:pPr>
            <w:r w:rsidRPr="007450AE">
              <w:rPr>
                <w:rFonts w:ascii="Arial" w:hAnsi="Arial" w:cs="Arial"/>
                <w:sz w:val="20"/>
                <w:rPrChange w:id="1011" w:author="Richard Fitzpatrick" w:date="2019-04-26T13:24:00Z">
                  <w:rPr>
                    <w:rFonts w:ascii="Arial" w:hAnsi="Arial" w:cs="Arial"/>
                  </w:rPr>
                </w:rPrChange>
              </w:rPr>
              <w:t>Kif7(P)</w:t>
            </w:r>
          </w:p>
        </w:tc>
        <w:tc>
          <w:tcPr>
            <w:tcW w:w="915" w:type="dxa"/>
            <w:tcPrChange w:id="1012" w:author="Richard Fitzpatrick" w:date="2019-04-26T13:24:00Z">
              <w:tcPr>
                <w:tcW w:w="2254" w:type="dxa"/>
              </w:tcPr>
            </w:tcPrChange>
          </w:tcPr>
          <w:p w14:paraId="52A29A1F" w14:textId="77777777" w:rsidR="006E792D" w:rsidRPr="007450AE" w:rsidRDefault="006E792D" w:rsidP="00F262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Change w:id="1013" w:author="Richard Fitzpatrick" w:date="2019-04-26T13:24:00Z">
                  <w:rPr>
                    <w:rFonts w:ascii="Arial" w:hAnsi="Arial" w:cs="Arial"/>
                  </w:rPr>
                </w:rPrChange>
              </w:rPr>
            </w:pPr>
            <w:r w:rsidRPr="007450AE">
              <w:rPr>
                <w:rFonts w:ascii="Arial" w:hAnsi="Arial" w:cs="Arial"/>
                <w:sz w:val="20"/>
                <w:rPrChange w:id="1014" w:author="Richard Fitzpatrick" w:date="2019-04-26T13:24:00Z">
                  <w:rPr>
                    <w:rFonts w:ascii="Arial" w:hAnsi="Arial" w:cs="Arial"/>
                  </w:rPr>
                </w:rPrChange>
              </w:rPr>
              <w:t>15</w:t>
            </w:r>
          </w:p>
        </w:tc>
        <w:tc>
          <w:tcPr>
            <w:tcW w:w="2410" w:type="dxa"/>
            <w:tcPrChange w:id="1015" w:author="Richard Fitzpatrick" w:date="2019-04-26T13:24:00Z">
              <w:tcPr>
                <w:tcW w:w="2254" w:type="dxa"/>
              </w:tcPr>
            </w:tcPrChange>
          </w:tcPr>
          <w:p w14:paraId="42FF77FF" w14:textId="77777777" w:rsidR="006E792D" w:rsidRPr="007450AE" w:rsidRDefault="006E792D" w:rsidP="00F262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Change w:id="1016" w:author="Richard Fitzpatrick" w:date="2019-04-26T13:24:00Z">
                  <w:rPr>
                    <w:rFonts w:ascii="Arial" w:hAnsi="Arial" w:cs="Arial"/>
                  </w:rPr>
                </w:rPrChange>
              </w:rPr>
            </w:pPr>
            <w:r w:rsidRPr="007450AE">
              <w:rPr>
                <w:rFonts w:ascii="Arial" w:hAnsi="Arial" w:cs="Arial"/>
                <w:sz w:val="20"/>
                <w:rPrChange w:id="1017" w:author="Richard Fitzpatrick" w:date="2019-04-26T13:24:00Z">
                  <w:rPr>
                    <w:rFonts w:ascii="Arial" w:hAnsi="Arial" w:cs="Arial"/>
                  </w:rPr>
                </w:rPrChange>
              </w:rPr>
              <w:t>500.0</w:t>
            </w:r>
          </w:p>
        </w:tc>
        <w:tc>
          <w:tcPr>
            <w:tcW w:w="3969" w:type="dxa"/>
            <w:tcPrChange w:id="1018" w:author="Richard Fitzpatrick" w:date="2019-04-26T13:24:00Z">
              <w:tcPr>
                <w:tcW w:w="2254" w:type="dxa"/>
              </w:tcPr>
            </w:tcPrChange>
          </w:tcPr>
          <w:p w14:paraId="5DAB3838" w14:textId="77777777" w:rsidR="006E792D" w:rsidRPr="007450AE" w:rsidRDefault="006E792D" w:rsidP="00F262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Change w:id="1019" w:author="Richard Fitzpatrick" w:date="2019-04-26T13:24:00Z">
                  <w:rPr>
                    <w:rFonts w:ascii="Arial" w:hAnsi="Arial" w:cs="Arial"/>
                  </w:rPr>
                </w:rPrChange>
              </w:rPr>
            </w:pPr>
            <w:r w:rsidRPr="007450AE">
              <w:rPr>
                <w:rFonts w:ascii="Arial" w:hAnsi="Arial" w:cs="Arial"/>
                <w:sz w:val="20"/>
                <w:rPrChange w:id="1020" w:author="Richard Fitzpatrick" w:date="2019-04-26T13:24:00Z">
                  <w:rPr>
                    <w:rFonts w:ascii="Arial" w:hAnsi="Arial" w:cs="Arial"/>
                  </w:rPr>
                </w:rPrChange>
              </w:rPr>
              <w:t>He et al. (2014)</w:t>
            </w:r>
          </w:p>
        </w:tc>
      </w:tr>
      <w:tr w:rsidR="006E792D" w:rsidRPr="007450AE" w14:paraId="5D6D9F8A" w14:textId="77777777" w:rsidTr="00D31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5" w:type="dxa"/>
            <w:tcPrChange w:id="1021" w:author="Richard Fitzpatrick" w:date="2019-04-26T13:24:00Z">
              <w:tcPr>
                <w:tcW w:w="2254" w:type="dxa"/>
              </w:tcPr>
            </w:tcPrChange>
          </w:tcPr>
          <w:p w14:paraId="556193C3" w14:textId="77777777" w:rsidR="006E792D" w:rsidRPr="007450AE" w:rsidRDefault="006E792D" w:rsidP="00F26248">
            <w:pPr>
              <w:jc w:val="center"/>
              <w:cnfStyle w:val="001000100000" w:firstRow="0" w:lastRow="0" w:firstColumn="1" w:lastColumn="0" w:oddVBand="0" w:evenVBand="0" w:oddHBand="1" w:evenHBand="0" w:firstRowFirstColumn="0" w:firstRowLastColumn="0" w:lastRowFirstColumn="0" w:lastRowLastColumn="0"/>
              <w:rPr>
                <w:rFonts w:ascii="Arial" w:hAnsi="Arial" w:cs="Arial"/>
                <w:sz w:val="20"/>
                <w:rPrChange w:id="1022" w:author="Richard Fitzpatrick" w:date="2019-04-26T13:24:00Z">
                  <w:rPr>
                    <w:rFonts w:ascii="Arial" w:hAnsi="Arial" w:cs="Arial"/>
                  </w:rPr>
                </w:rPrChange>
              </w:rPr>
            </w:pPr>
            <w:r w:rsidRPr="007450AE">
              <w:rPr>
                <w:rFonts w:ascii="Arial" w:hAnsi="Arial" w:cs="Arial"/>
                <w:sz w:val="20"/>
                <w:rPrChange w:id="1023" w:author="Richard Fitzpatrick" w:date="2019-04-26T13:24:00Z">
                  <w:rPr>
                    <w:rFonts w:ascii="Arial" w:hAnsi="Arial" w:cs="Arial"/>
                  </w:rPr>
                </w:rPrChange>
              </w:rPr>
              <w:t>PP2A/PPFIA1</w:t>
            </w:r>
          </w:p>
        </w:tc>
        <w:tc>
          <w:tcPr>
            <w:tcW w:w="915" w:type="dxa"/>
            <w:tcPrChange w:id="1024" w:author="Richard Fitzpatrick" w:date="2019-04-26T13:24:00Z">
              <w:tcPr>
                <w:tcW w:w="2254" w:type="dxa"/>
              </w:tcPr>
            </w:tcPrChange>
          </w:tcPr>
          <w:p w14:paraId="1B6E80E0" w14:textId="77777777" w:rsidR="006E792D" w:rsidRPr="007450AE" w:rsidRDefault="006E792D" w:rsidP="00F262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Change w:id="1025" w:author="Richard Fitzpatrick" w:date="2019-04-26T13:24:00Z">
                  <w:rPr>
                    <w:rFonts w:ascii="Arial" w:hAnsi="Arial" w:cs="Arial"/>
                  </w:rPr>
                </w:rPrChange>
              </w:rPr>
            </w:pPr>
            <w:r w:rsidRPr="007450AE">
              <w:rPr>
                <w:rFonts w:ascii="Arial" w:hAnsi="Arial" w:cs="Arial"/>
                <w:sz w:val="20"/>
                <w:rPrChange w:id="1026" w:author="Richard Fitzpatrick" w:date="2019-04-26T13:24:00Z">
                  <w:rPr>
                    <w:rFonts w:ascii="Arial" w:hAnsi="Arial" w:cs="Arial"/>
                  </w:rPr>
                </w:rPrChange>
              </w:rPr>
              <w:t>15</w:t>
            </w:r>
          </w:p>
        </w:tc>
        <w:tc>
          <w:tcPr>
            <w:tcW w:w="2410" w:type="dxa"/>
            <w:tcPrChange w:id="1027" w:author="Richard Fitzpatrick" w:date="2019-04-26T13:24:00Z">
              <w:tcPr>
                <w:tcW w:w="2254" w:type="dxa"/>
              </w:tcPr>
            </w:tcPrChange>
          </w:tcPr>
          <w:p w14:paraId="7952CD77" w14:textId="77777777" w:rsidR="006E792D" w:rsidRPr="007450AE" w:rsidRDefault="006E792D" w:rsidP="00F262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Change w:id="1028" w:author="Richard Fitzpatrick" w:date="2019-04-26T13:24:00Z">
                  <w:rPr>
                    <w:rFonts w:ascii="Arial" w:hAnsi="Arial" w:cs="Arial"/>
                  </w:rPr>
                </w:rPrChange>
              </w:rPr>
            </w:pPr>
            <w:r w:rsidRPr="007450AE">
              <w:rPr>
                <w:rFonts w:ascii="Arial" w:hAnsi="Arial" w:cs="Arial"/>
                <w:sz w:val="20"/>
                <w:rPrChange w:id="1029" w:author="Richard Fitzpatrick" w:date="2019-04-26T13:24:00Z">
                  <w:rPr>
                    <w:rFonts w:ascii="Arial" w:hAnsi="Arial" w:cs="Arial"/>
                  </w:rPr>
                </w:rPrChange>
              </w:rPr>
              <w:t>240.0</w:t>
            </w:r>
          </w:p>
        </w:tc>
        <w:tc>
          <w:tcPr>
            <w:tcW w:w="3969" w:type="dxa"/>
            <w:tcPrChange w:id="1030" w:author="Richard Fitzpatrick" w:date="2019-04-26T13:24:00Z">
              <w:tcPr>
                <w:tcW w:w="2254" w:type="dxa"/>
              </w:tcPr>
            </w:tcPrChange>
          </w:tcPr>
          <w:p w14:paraId="78A141FE" w14:textId="77777777" w:rsidR="006E792D" w:rsidRPr="007450AE" w:rsidRDefault="006E792D" w:rsidP="00F262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Change w:id="1031" w:author="Richard Fitzpatrick" w:date="2019-04-26T13:24:00Z">
                  <w:rPr>
                    <w:rFonts w:ascii="Arial" w:hAnsi="Arial" w:cs="Arial"/>
                  </w:rPr>
                </w:rPrChange>
              </w:rPr>
            </w:pPr>
            <w:proofErr w:type="spellStart"/>
            <w:r w:rsidRPr="007450AE">
              <w:rPr>
                <w:rFonts w:ascii="Arial" w:hAnsi="Arial" w:cs="Arial"/>
                <w:sz w:val="20"/>
                <w:rPrChange w:id="1032" w:author="Richard Fitzpatrick" w:date="2019-04-26T13:24:00Z">
                  <w:rPr>
                    <w:rFonts w:ascii="Arial" w:hAnsi="Arial" w:cs="Arial"/>
                  </w:rPr>
                </w:rPrChange>
              </w:rPr>
              <w:t>Padala</w:t>
            </w:r>
            <w:proofErr w:type="spellEnd"/>
            <w:r w:rsidRPr="007450AE">
              <w:rPr>
                <w:rFonts w:ascii="Arial" w:hAnsi="Arial" w:cs="Arial"/>
                <w:sz w:val="20"/>
                <w:rPrChange w:id="1033" w:author="Richard Fitzpatrick" w:date="2019-04-26T13:24:00Z">
                  <w:rPr>
                    <w:rFonts w:ascii="Arial" w:hAnsi="Arial" w:cs="Arial"/>
                  </w:rPr>
                </w:rPrChange>
              </w:rPr>
              <w:t xml:space="preserve"> et al. (2017)</w:t>
            </w:r>
          </w:p>
        </w:tc>
      </w:tr>
      <w:tr w:rsidR="006E792D" w:rsidRPr="007450AE" w14:paraId="368B61B9" w14:textId="77777777" w:rsidTr="00D31722">
        <w:tc>
          <w:tcPr>
            <w:cnfStyle w:val="001000000000" w:firstRow="0" w:lastRow="0" w:firstColumn="1" w:lastColumn="0" w:oddVBand="0" w:evenVBand="0" w:oddHBand="0" w:evenHBand="0" w:firstRowFirstColumn="0" w:firstRowLastColumn="0" w:lastRowFirstColumn="0" w:lastRowLastColumn="0"/>
            <w:tcW w:w="1495" w:type="dxa"/>
            <w:tcPrChange w:id="1034" w:author="Richard Fitzpatrick" w:date="2019-04-26T13:24:00Z">
              <w:tcPr>
                <w:tcW w:w="2254" w:type="dxa"/>
              </w:tcPr>
            </w:tcPrChange>
          </w:tcPr>
          <w:p w14:paraId="518E4B1F" w14:textId="77777777" w:rsidR="006E792D" w:rsidRPr="007450AE" w:rsidRDefault="006E792D" w:rsidP="00F26248">
            <w:pPr>
              <w:jc w:val="center"/>
              <w:rPr>
                <w:rFonts w:ascii="Arial" w:hAnsi="Arial" w:cs="Arial"/>
                <w:sz w:val="20"/>
                <w:rPrChange w:id="1035" w:author="Richard Fitzpatrick" w:date="2019-04-26T13:24:00Z">
                  <w:rPr>
                    <w:rFonts w:ascii="Arial" w:hAnsi="Arial" w:cs="Arial"/>
                  </w:rPr>
                </w:rPrChange>
              </w:rPr>
            </w:pPr>
            <w:r w:rsidRPr="007450AE">
              <w:rPr>
                <w:rFonts w:ascii="Arial" w:hAnsi="Arial" w:cs="Arial"/>
                <w:sz w:val="20"/>
                <w:rPrChange w:id="1036" w:author="Richard Fitzpatrick" w:date="2019-04-26T13:24:00Z">
                  <w:rPr>
                    <w:rFonts w:ascii="Arial" w:hAnsi="Arial" w:cs="Arial"/>
                  </w:rPr>
                </w:rPrChange>
              </w:rPr>
              <w:t>Shh</w:t>
            </w:r>
          </w:p>
        </w:tc>
        <w:tc>
          <w:tcPr>
            <w:tcW w:w="915" w:type="dxa"/>
            <w:tcPrChange w:id="1037" w:author="Richard Fitzpatrick" w:date="2019-04-26T13:24:00Z">
              <w:tcPr>
                <w:tcW w:w="2254" w:type="dxa"/>
              </w:tcPr>
            </w:tcPrChange>
          </w:tcPr>
          <w:p w14:paraId="5AE4C3DE" w14:textId="77777777" w:rsidR="006E792D" w:rsidRPr="007450AE" w:rsidRDefault="006E792D" w:rsidP="00F262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Change w:id="1038" w:author="Richard Fitzpatrick" w:date="2019-04-26T13:24:00Z">
                  <w:rPr>
                    <w:rFonts w:ascii="Arial" w:hAnsi="Arial" w:cs="Arial"/>
                  </w:rPr>
                </w:rPrChange>
              </w:rPr>
            </w:pPr>
            <w:r w:rsidRPr="007450AE">
              <w:rPr>
                <w:rFonts w:ascii="Arial" w:hAnsi="Arial" w:cs="Arial"/>
                <w:sz w:val="20"/>
                <w:rPrChange w:id="1039" w:author="Richard Fitzpatrick" w:date="2019-04-26T13:24:00Z">
                  <w:rPr>
                    <w:rFonts w:ascii="Arial" w:hAnsi="Arial" w:cs="Arial"/>
                  </w:rPr>
                </w:rPrChange>
              </w:rPr>
              <w:t>10</w:t>
            </w:r>
          </w:p>
        </w:tc>
        <w:tc>
          <w:tcPr>
            <w:tcW w:w="2410" w:type="dxa"/>
            <w:tcPrChange w:id="1040" w:author="Richard Fitzpatrick" w:date="2019-04-26T13:24:00Z">
              <w:tcPr>
                <w:tcW w:w="2254" w:type="dxa"/>
              </w:tcPr>
            </w:tcPrChange>
          </w:tcPr>
          <w:p w14:paraId="153B1329" w14:textId="77777777" w:rsidR="006E792D" w:rsidRPr="007450AE" w:rsidRDefault="006E792D" w:rsidP="00F262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Change w:id="1041" w:author="Richard Fitzpatrick" w:date="2019-04-26T13:24:00Z">
                  <w:rPr>
                    <w:rFonts w:ascii="Arial" w:hAnsi="Arial" w:cs="Arial"/>
                  </w:rPr>
                </w:rPrChange>
              </w:rPr>
            </w:pPr>
            <w:r w:rsidRPr="007450AE">
              <w:rPr>
                <w:rFonts w:ascii="Arial" w:hAnsi="Arial" w:cs="Arial"/>
                <w:sz w:val="20"/>
                <w:rPrChange w:id="1042" w:author="Richard Fitzpatrick" w:date="2019-04-26T13:24:00Z">
                  <w:rPr>
                    <w:rFonts w:ascii="Arial" w:hAnsi="Arial" w:cs="Arial"/>
                  </w:rPr>
                </w:rPrChange>
              </w:rPr>
              <w:t>3.0</w:t>
            </w:r>
          </w:p>
        </w:tc>
        <w:tc>
          <w:tcPr>
            <w:tcW w:w="3969" w:type="dxa"/>
            <w:tcPrChange w:id="1043" w:author="Richard Fitzpatrick" w:date="2019-04-26T13:24:00Z">
              <w:tcPr>
                <w:tcW w:w="2254" w:type="dxa"/>
              </w:tcPr>
            </w:tcPrChange>
          </w:tcPr>
          <w:p w14:paraId="165ADADF" w14:textId="77777777" w:rsidR="006E792D" w:rsidRPr="007450AE" w:rsidRDefault="006E792D" w:rsidP="00F262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Change w:id="1044" w:author="Richard Fitzpatrick" w:date="2019-04-26T13:24:00Z">
                  <w:rPr>
                    <w:rFonts w:ascii="Arial" w:hAnsi="Arial" w:cs="Arial"/>
                  </w:rPr>
                </w:rPrChange>
              </w:rPr>
            </w:pPr>
            <w:r w:rsidRPr="007450AE">
              <w:rPr>
                <w:rFonts w:ascii="Arial" w:hAnsi="Arial" w:cs="Arial"/>
                <w:sz w:val="20"/>
                <w:rPrChange w:id="1045" w:author="Richard Fitzpatrick" w:date="2019-04-26T13:24:00Z">
                  <w:rPr>
                    <w:rFonts w:ascii="Arial" w:hAnsi="Arial" w:cs="Arial"/>
                  </w:rPr>
                </w:rPrChange>
              </w:rPr>
              <w:t>Saha and Schaffer (2006)</w:t>
            </w:r>
          </w:p>
        </w:tc>
      </w:tr>
      <w:tr w:rsidR="006E792D" w:rsidRPr="007450AE" w14:paraId="29476136" w14:textId="77777777" w:rsidTr="00D31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5" w:type="dxa"/>
            <w:tcPrChange w:id="1046" w:author="Richard Fitzpatrick" w:date="2019-04-26T13:24:00Z">
              <w:tcPr>
                <w:tcW w:w="2254" w:type="dxa"/>
              </w:tcPr>
            </w:tcPrChange>
          </w:tcPr>
          <w:p w14:paraId="1C30BF57" w14:textId="77777777" w:rsidR="006E792D" w:rsidRPr="007450AE" w:rsidRDefault="006E792D" w:rsidP="00F26248">
            <w:pPr>
              <w:jc w:val="center"/>
              <w:cnfStyle w:val="001000100000" w:firstRow="0" w:lastRow="0" w:firstColumn="1" w:lastColumn="0" w:oddVBand="0" w:evenVBand="0" w:oddHBand="1" w:evenHBand="0" w:firstRowFirstColumn="0" w:firstRowLastColumn="0" w:lastRowFirstColumn="0" w:lastRowLastColumn="0"/>
              <w:rPr>
                <w:rFonts w:ascii="Arial" w:hAnsi="Arial" w:cs="Arial"/>
                <w:sz w:val="20"/>
                <w:rPrChange w:id="1047" w:author="Richard Fitzpatrick" w:date="2019-04-26T13:24:00Z">
                  <w:rPr>
                    <w:rFonts w:ascii="Arial" w:hAnsi="Arial" w:cs="Arial"/>
                  </w:rPr>
                </w:rPrChange>
              </w:rPr>
            </w:pPr>
            <w:r w:rsidRPr="007450AE">
              <w:rPr>
                <w:rFonts w:ascii="Arial" w:hAnsi="Arial" w:cs="Arial"/>
                <w:sz w:val="20"/>
                <w:rPrChange w:id="1048" w:author="Richard Fitzpatrick" w:date="2019-04-26T13:24:00Z">
                  <w:rPr>
                    <w:rFonts w:ascii="Arial" w:hAnsi="Arial" w:cs="Arial"/>
                  </w:rPr>
                </w:rPrChange>
              </w:rPr>
              <w:t>PKA(I)</w:t>
            </w:r>
          </w:p>
        </w:tc>
        <w:tc>
          <w:tcPr>
            <w:tcW w:w="915" w:type="dxa"/>
            <w:tcPrChange w:id="1049" w:author="Richard Fitzpatrick" w:date="2019-04-26T13:24:00Z">
              <w:tcPr>
                <w:tcW w:w="2254" w:type="dxa"/>
              </w:tcPr>
            </w:tcPrChange>
          </w:tcPr>
          <w:p w14:paraId="15292AE0" w14:textId="77777777" w:rsidR="006E792D" w:rsidRPr="007450AE" w:rsidRDefault="006E792D" w:rsidP="00F262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Change w:id="1050" w:author="Richard Fitzpatrick" w:date="2019-04-26T13:24:00Z">
                  <w:rPr>
                    <w:rFonts w:ascii="Arial" w:hAnsi="Arial" w:cs="Arial"/>
                  </w:rPr>
                </w:rPrChange>
              </w:rPr>
            </w:pPr>
            <w:r w:rsidRPr="007450AE">
              <w:rPr>
                <w:rFonts w:ascii="Arial" w:hAnsi="Arial" w:cs="Arial"/>
                <w:sz w:val="20"/>
                <w:rPrChange w:id="1051" w:author="Richard Fitzpatrick" w:date="2019-04-26T13:24:00Z">
                  <w:rPr>
                    <w:rFonts w:ascii="Arial" w:hAnsi="Arial" w:cs="Arial"/>
                  </w:rPr>
                </w:rPrChange>
              </w:rPr>
              <w:t>10</w:t>
            </w:r>
          </w:p>
        </w:tc>
        <w:tc>
          <w:tcPr>
            <w:tcW w:w="2410" w:type="dxa"/>
            <w:tcPrChange w:id="1052" w:author="Richard Fitzpatrick" w:date="2019-04-26T13:24:00Z">
              <w:tcPr>
                <w:tcW w:w="2254" w:type="dxa"/>
              </w:tcPr>
            </w:tcPrChange>
          </w:tcPr>
          <w:p w14:paraId="675E84AD" w14:textId="77777777" w:rsidR="006E792D" w:rsidRPr="007450AE" w:rsidRDefault="006E792D" w:rsidP="00F262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Change w:id="1053" w:author="Richard Fitzpatrick" w:date="2019-04-26T13:24:00Z">
                  <w:rPr>
                    <w:rFonts w:ascii="Arial" w:hAnsi="Arial" w:cs="Arial"/>
                  </w:rPr>
                </w:rPrChange>
              </w:rPr>
            </w:pPr>
            <w:r w:rsidRPr="007450AE">
              <w:rPr>
                <w:rFonts w:ascii="Arial" w:hAnsi="Arial" w:cs="Arial"/>
                <w:sz w:val="20"/>
                <w:rPrChange w:id="1054" w:author="Richard Fitzpatrick" w:date="2019-04-26T13:24:00Z">
                  <w:rPr>
                    <w:rFonts w:ascii="Arial" w:hAnsi="Arial" w:cs="Arial"/>
                  </w:rPr>
                </w:rPrChange>
              </w:rPr>
              <w:t>590.0</w:t>
            </w:r>
          </w:p>
        </w:tc>
        <w:tc>
          <w:tcPr>
            <w:tcW w:w="3969" w:type="dxa"/>
            <w:tcPrChange w:id="1055" w:author="Richard Fitzpatrick" w:date="2019-04-26T13:24:00Z">
              <w:tcPr>
                <w:tcW w:w="2254" w:type="dxa"/>
              </w:tcPr>
            </w:tcPrChange>
          </w:tcPr>
          <w:p w14:paraId="3014CE9E" w14:textId="77777777" w:rsidR="006E792D" w:rsidRPr="007450AE" w:rsidRDefault="006E792D" w:rsidP="00F262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Change w:id="1056" w:author="Richard Fitzpatrick" w:date="2019-04-26T13:24:00Z">
                  <w:rPr>
                    <w:rFonts w:ascii="Arial" w:hAnsi="Arial" w:cs="Arial"/>
                  </w:rPr>
                </w:rPrChange>
              </w:rPr>
            </w:pPr>
            <w:proofErr w:type="spellStart"/>
            <w:r w:rsidRPr="007450AE">
              <w:rPr>
                <w:rFonts w:ascii="Arial" w:hAnsi="Arial" w:cs="Arial"/>
                <w:sz w:val="20"/>
                <w:rPrChange w:id="1057" w:author="Richard Fitzpatrick" w:date="2019-04-26T13:24:00Z">
                  <w:rPr>
                    <w:rFonts w:ascii="Arial" w:hAnsi="Arial" w:cs="Arial"/>
                  </w:rPr>
                </w:rPrChange>
              </w:rPr>
              <w:t>Saucerman</w:t>
            </w:r>
            <w:proofErr w:type="spellEnd"/>
            <w:r w:rsidRPr="007450AE">
              <w:rPr>
                <w:rFonts w:ascii="Arial" w:hAnsi="Arial" w:cs="Arial"/>
                <w:sz w:val="20"/>
                <w:rPrChange w:id="1058" w:author="Richard Fitzpatrick" w:date="2019-04-26T13:24:00Z">
                  <w:rPr>
                    <w:rFonts w:ascii="Arial" w:hAnsi="Arial" w:cs="Arial"/>
                  </w:rPr>
                </w:rPrChange>
              </w:rPr>
              <w:t xml:space="preserve"> (2003)</w:t>
            </w:r>
          </w:p>
        </w:tc>
      </w:tr>
      <w:tr w:rsidR="006E792D" w:rsidRPr="007450AE" w14:paraId="5687EC85" w14:textId="77777777" w:rsidTr="00D31722">
        <w:tc>
          <w:tcPr>
            <w:cnfStyle w:val="001000000000" w:firstRow="0" w:lastRow="0" w:firstColumn="1" w:lastColumn="0" w:oddVBand="0" w:evenVBand="0" w:oddHBand="0" w:evenHBand="0" w:firstRowFirstColumn="0" w:firstRowLastColumn="0" w:lastRowFirstColumn="0" w:lastRowLastColumn="0"/>
            <w:tcW w:w="1495" w:type="dxa"/>
            <w:tcPrChange w:id="1059" w:author="Richard Fitzpatrick" w:date="2019-04-26T13:24:00Z">
              <w:tcPr>
                <w:tcW w:w="2254" w:type="dxa"/>
              </w:tcPr>
            </w:tcPrChange>
          </w:tcPr>
          <w:p w14:paraId="326917FB" w14:textId="77777777" w:rsidR="006E792D" w:rsidRPr="007450AE" w:rsidRDefault="006E792D" w:rsidP="00F26248">
            <w:pPr>
              <w:jc w:val="center"/>
              <w:rPr>
                <w:rFonts w:ascii="Arial" w:hAnsi="Arial" w:cs="Arial"/>
                <w:sz w:val="20"/>
                <w:rPrChange w:id="1060" w:author="Richard Fitzpatrick" w:date="2019-04-26T13:24:00Z">
                  <w:rPr>
                    <w:rFonts w:ascii="Arial" w:hAnsi="Arial" w:cs="Arial"/>
                  </w:rPr>
                </w:rPrChange>
              </w:rPr>
            </w:pPr>
            <w:r w:rsidRPr="007450AE">
              <w:rPr>
                <w:rFonts w:ascii="Arial" w:hAnsi="Arial" w:cs="Arial"/>
                <w:sz w:val="20"/>
                <w:rPrChange w:id="1061" w:author="Richard Fitzpatrick" w:date="2019-04-26T13:24:00Z">
                  <w:rPr>
                    <w:rFonts w:ascii="Arial" w:hAnsi="Arial" w:cs="Arial"/>
                  </w:rPr>
                </w:rPrChange>
              </w:rPr>
              <w:t>GSK3β</w:t>
            </w:r>
          </w:p>
        </w:tc>
        <w:tc>
          <w:tcPr>
            <w:tcW w:w="915" w:type="dxa"/>
            <w:tcPrChange w:id="1062" w:author="Richard Fitzpatrick" w:date="2019-04-26T13:24:00Z">
              <w:tcPr>
                <w:tcW w:w="2254" w:type="dxa"/>
              </w:tcPr>
            </w:tcPrChange>
          </w:tcPr>
          <w:p w14:paraId="04C9B6FA" w14:textId="77777777" w:rsidR="006E792D" w:rsidRPr="007450AE" w:rsidRDefault="006E792D" w:rsidP="00F262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Change w:id="1063" w:author="Richard Fitzpatrick" w:date="2019-04-26T13:24:00Z">
                  <w:rPr>
                    <w:rFonts w:ascii="Arial" w:hAnsi="Arial" w:cs="Arial"/>
                  </w:rPr>
                </w:rPrChange>
              </w:rPr>
            </w:pPr>
            <w:r w:rsidRPr="007450AE">
              <w:rPr>
                <w:rFonts w:ascii="Arial" w:hAnsi="Arial" w:cs="Arial"/>
                <w:sz w:val="20"/>
                <w:rPrChange w:id="1064" w:author="Richard Fitzpatrick" w:date="2019-04-26T13:24:00Z">
                  <w:rPr>
                    <w:rFonts w:ascii="Arial" w:hAnsi="Arial" w:cs="Arial"/>
                  </w:rPr>
                </w:rPrChange>
              </w:rPr>
              <w:t>10</w:t>
            </w:r>
          </w:p>
        </w:tc>
        <w:tc>
          <w:tcPr>
            <w:tcW w:w="2410" w:type="dxa"/>
            <w:tcPrChange w:id="1065" w:author="Richard Fitzpatrick" w:date="2019-04-26T13:24:00Z">
              <w:tcPr>
                <w:tcW w:w="2254" w:type="dxa"/>
              </w:tcPr>
            </w:tcPrChange>
          </w:tcPr>
          <w:p w14:paraId="497D508A" w14:textId="77777777" w:rsidR="006E792D" w:rsidRPr="007450AE" w:rsidRDefault="006E792D" w:rsidP="00F262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Change w:id="1066" w:author="Richard Fitzpatrick" w:date="2019-04-26T13:24:00Z">
                  <w:rPr>
                    <w:rFonts w:ascii="Arial" w:hAnsi="Arial" w:cs="Arial"/>
                  </w:rPr>
                </w:rPrChange>
              </w:rPr>
            </w:pPr>
            <w:r w:rsidRPr="007450AE">
              <w:rPr>
                <w:rFonts w:ascii="Arial" w:hAnsi="Arial" w:cs="Arial"/>
                <w:sz w:val="20"/>
                <w:rPrChange w:id="1067" w:author="Richard Fitzpatrick" w:date="2019-04-26T13:24:00Z">
                  <w:rPr>
                    <w:rFonts w:ascii="Arial" w:hAnsi="Arial" w:cs="Arial"/>
                  </w:rPr>
                </w:rPrChange>
              </w:rPr>
              <w:t>49.1</w:t>
            </w:r>
          </w:p>
        </w:tc>
        <w:tc>
          <w:tcPr>
            <w:tcW w:w="3969" w:type="dxa"/>
            <w:tcPrChange w:id="1068" w:author="Richard Fitzpatrick" w:date="2019-04-26T13:24:00Z">
              <w:tcPr>
                <w:tcW w:w="2254" w:type="dxa"/>
              </w:tcPr>
            </w:tcPrChange>
          </w:tcPr>
          <w:p w14:paraId="67878F0E" w14:textId="77777777" w:rsidR="006E792D" w:rsidRPr="007450AE" w:rsidRDefault="006E792D" w:rsidP="00F262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Change w:id="1069" w:author="Richard Fitzpatrick" w:date="2019-04-26T13:24:00Z">
                  <w:rPr>
                    <w:rFonts w:ascii="Arial" w:hAnsi="Arial" w:cs="Arial"/>
                  </w:rPr>
                </w:rPrChange>
              </w:rPr>
            </w:pPr>
            <w:proofErr w:type="spellStart"/>
            <w:r w:rsidRPr="007450AE">
              <w:rPr>
                <w:rFonts w:ascii="Arial" w:hAnsi="Arial" w:cs="Arial"/>
                <w:sz w:val="20"/>
                <w:rPrChange w:id="1070" w:author="Richard Fitzpatrick" w:date="2019-04-26T13:24:00Z">
                  <w:rPr>
                    <w:rFonts w:ascii="Arial" w:hAnsi="Arial" w:cs="Arial"/>
                  </w:rPr>
                </w:rPrChange>
              </w:rPr>
              <w:t>Padala</w:t>
            </w:r>
            <w:proofErr w:type="spellEnd"/>
            <w:r w:rsidRPr="007450AE">
              <w:rPr>
                <w:rFonts w:ascii="Arial" w:hAnsi="Arial" w:cs="Arial"/>
                <w:sz w:val="20"/>
                <w:rPrChange w:id="1071" w:author="Richard Fitzpatrick" w:date="2019-04-26T13:24:00Z">
                  <w:rPr>
                    <w:rFonts w:ascii="Arial" w:hAnsi="Arial" w:cs="Arial"/>
                  </w:rPr>
                </w:rPrChange>
              </w:rPr>
              <w:t xml:space="preserve"> et al. (2017)</w:t>
            </w:r>
          </w:p>
        </w:tc>
      </w:tr>
      <w:tr w:rsidR="006E792D" w:rsidRPr="007450AE" w14:paraId="1D42DD42" w14:textId="77777777" w:rsidTr="00D31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5" w:type="dxa"/>
            <w:tcPrChange w:id="1072" w:author="Richard Fitzpatrick" w:date="2019-04-26T13:24:00Z">
              <w:tcPr>
                <w:tcW w:w="2254" w:type="dxa"/>
              </w:tcPr>
            </w:tcPrChange>
          </w:tcPr>
          <w:p w14:paraId="37897B64" w14:textId="77777777" w:rsidR="006E792D" w:rsidRPr="007450AE" w:rsidRDefault="006E792D" w:rsidP="00F26248">
            <w:pPr>
              <w:jc w:val="center"/>
              <w:cnfStyle w:val="001000100000" w:firstRow="0" w:lastRow="0" w:firstColumn="1" w:lastColumn="0" w:oddVBand="0" w:evenVBand="0" w:oddHBand="1" w:evenHBand="0" w:firstRowFirstColumn="0" w:firstRowLastColumn="0" w:lastRowFirstColumn="0" w:lastRowLastColumn="0"/>
              <w:rPr>
                <w:rFonts w:ascii="Arial" w:hAnsi="Arial" w:cs="Arial"/>
                <w:sz w:val="20"/>
                <w:rPrChange w:id="1073" w:author="Richard Fitzpatrick" w:date="2019-04-26T13:24:00Z">
                  <w:rPr>
                    <w:rFonts w:ascii="Arial" w:hAnsi="Arial" w:cs="Arial"/>
                  </w:rPr>
                </w:rPrChange>
              </w:rPr>
            </w:pPr>
            <w:r w:rsidRPr="007450AE">
              <w:rPr>
                <w:rFonts w:ascii="Arial" w:hAnsi="Arial" w:cs="Arial"/>
                <w:sz w:val="20"/>
                <w:rPrChange w:id="1074" w:author="Richard Fitzpatrick" w:date="2019-04-26T13:24:00Z">
                  <w:rPr>
                    <w:rFonts w:ascii="Arial" w:hAnsi="Arial" w:cs="Arial"/>
                  </w:rPr>
                </w:rPrChange>
              </w:rPr>
              <w:t>GRK2</w:t>
            </w:r>
          </w:p>
        </w:tc>
        <w:tc>
          <w:tcPr>
            <w:tcW w:w="915" w:type="dxa"/>
            <w:tcPrChange w:id="1075" w:author="Richard Fitzpatrick" w:date="2019-04-26T13:24:00Z">
              <w:tcPr>
                <w:tcW w:w="2254" w:type="dxa"/>
              </w:tcPr>
            </w:tcPrChange>
          </w:tcPr>
          <w:p w14:paraId="304F7356" w14:textId="77777777" w:rsidR="006E792D" w:rsidRPr="007450AE" w:rsidRDefault="006E792D" w:rsidP="00F262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Change w:id="1076" w:author="Richard Fitzpatrick" w:date="2019-04-26T13:24:00Z">
                  <w:rPr>
                    <w:rFonts w:ascii="Arial" w:hAnsi="Arial" w:cs="Arial"/>
                  </w:rPr>
                </w:rPrChange>
              </w:rPr>
            </w:pPr>
            <w:r w:rsidRPr="007450AE">
              <w:rPr>
                <w:rFonts w:ascii="Arial" w:hAnsi="Arial" w:cs="Arial"/>
                <w:sz w:val="20"/>
                <w:rPrChange w:id="1077" w:author="Richard Fitzpatrick" w:date="2019-04-26T13:24:00Z">
                  <w:rPr>
                    <w:rFonts w:ascii="Arial" w:hAnsi="Arial" w:cs="Arial"/>
                  </w:rPr>
                </w:rPrChange>
              </w:rPr>
              <w:t>10</w:t>
            </w:r>
          </w:p>
        </w:tc>
        <w:tc>
          <w:tcPr>
            <w:tcW w:w="2410" w:type="dxa"/>
            <w:tcPrChange w:id="1078" w:author="Richard Fitzpatrick" w:date="2019-04-26T13:24:00Z">
              <w:tcPr>
                <w:tcW w:w="2254" w:type="dxa"/>
              </w:tcPr>
            </w:tcPrChange>
          </w:tcPr>
          <w:p w14:paraId="73087312" w14:textId="77777777" w:rsidR="006E792D" w:rsidRPr="007450AE" w:rsidRDefault="006E792D" w:rsidP="00F262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Change w:id="1079" w:author="Richard Fitzpatrick" w:date="2019-04-26T13:24:00Z">
                  <w:rPr>
                    <w:rFonts w:ascii="Arial" w:hAnsi="Arial" w:cs="Arial"/>
                  </w:rPr>
                </w:rPrChange>
              </w:rPr>
            </w:pPr>
            <w:r w:rsidRPr="007450AE">
              <w:rPr>
                <w:rFonts w:ascii="Arial" w:hAnsi="Arial" w:cs="Arial"/>
                <w:sz w:val="20"/>
                <w:rPrChange w:id="1080" w:author="Richard Fitzpatrick" w:date="2019-04-26T13:24:00Z">
                  <w:rPr>
                    <w:rFonts w:ascii="Arial" w:hAnsi="Arial" w:cs="Arial"/>
                  </w:rPr>
                </w:rPrChange>
              </w:rPr>
              <w:t>50.0</w:t>
            </w:r>
          </w:p>
        </w:tc>
        <w:tc>
          <w:tcPr>
            <w:tcW w:w="3969" w:type="dxa"/>
            <w:tcPrChange w:id="1081" w:author="Richard Fitzpatrick" w:date="2019-04-26T13:24:00Z">
              <w:tcPr>
                <w:tcW w:w="2254" w:type="dxa"/>
              </w:tcPr>
            </w:tcPrChange>
          </w:tcPr>
          <w:p w14:paraId="263368A9" w14:textId="77777777" w:rsidR="006E792D" w:rsidRPr="007450AE" w:rsidRDefault="006E792D" w:rsidP="00F262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Change w:id="1082" w:author="Richard Fitzpatrick" w:date="2019-04-26T13:24:00Z">
                  <w:rPr>
                    <w:rFonts w:ascii="Arial" w:hAnsi="Arial" w:cs="Arial"/>
                  </w:rPr>
                </w:rPrChange>
              </w:rPr>
            </w:pPr>
            <w:r w:rsidRPr="007450AE">
              <w:rPr>
                <w:rFonts w:ascii="Arial" w:hAnsi="Arial" w:cs="Arial"/>
                <w:sz w:val="20"/>
                <w:rPrChange w:id="1083" w:author="Richard Fitzpatrick" w:date="2019-04-26T13:24:00Z">
                  <w:rPr>
                    <w:rFonts w:ascii="Arial" w:hAnsi="Arial" w:cs="Arial"/>
                  </w:rPr>
                </w:rPrChange>
              </w:rPr>
              <w:t>Tesmer et al. (2012)</w:t>
            </w:r>
          </w:p>
        </w:tc>
      </w:tr>
      <w:tr w:rsidR="006E792D" w:rsidRPr="007450AE" w14:paraId="0B656B7E" w14:textId="77777777" w:rsidTr="00D31722">
        <w:tc>
          <w:tcPr>
            <w:cnfStyle w:val="001000000000" w:firstRow="0" w:lastRow="0" w:firstColumn="1" w:lastColumn="0" w:oddVBand="0" w:evenVBand="0" w:oddHBand="0" w:evenHBand="0" w:firstRowFirstColumn="0" w:firstRowLastColumn="0" w:lastRowFirstColumn="0" w:lastRowLastColumn="0"/>
            <w:tcW w:w="1495" w:type="dxa"/>
            <w:tcPrChange w:id="1084" w:author="Richard Fitzpatrick" w:date="2019-04-26T13:24:00Z">
              <w:tcPr>
                <w:tcW w:w="2254" w:type="dxa"/>
              </w:tcPr>
            </w:tcPrChange>
          </w:tcPr>
          <w:p w14:paraId="292EF9DB" w14:textId="77777777" w:rsidR="006E792D" w:rsidRPr="007450AE" w:rsidRDefault="006E792D" w:rsidP="00F26248">
            <w:pPr>
              <w:jc w:val="center"/>
              <w:rPr>
                <w:rFonts w:ascii="Arial" w:hAnsi="Arial" w:cs="Arial"/>
                <w:sz w:val="20"/>
                <w:rPrChange w:id="1085" w:author="Richard Fitzpatrick" w:date="2019-04-26T13:24:00Z">
                  <w:rPr>
                    <w:rFonts w:ascii="Arial" w:hAnsi="Arial" w:cs="Arial"/>
                  </w:rPr>
                </w:rPrChange>
              </w:rPr>
            </w:pPr>
            <w:r w:rsidRPr="007450AE">
              <w:rPr>
                <w:rFonts w:ascii="Arial" w:hAnsi="Arial" w:cs="Arial"/>
                <w:sz w:val="20"/>
                <w:rPrChange w:id="1086" w:author="Richard Fitzpatrick" w:date="2019-04-26T13:24:00Z">
                  <w:rPr>
                    <w:rFonts w:ascii="Arial" w:hAnsi="Arial" w:cs="Arial"/>
                  </w:rPr>
                </w:rPrChange>
              </w:rPr>
              <w:t>CK1</w:t>
            </w:r>
          </w:p>
        </w:tc>
        <w:tc>
          <w:tcPr>
            <w:tcW w:w="915" w:type="dxa"/>
            <w:tcPrChange w:id="1087" w:author="Richard Fitzpatrick" w:date="2019-04-26T13:24:00Z">
              <w:tcPr>
                <w:tcW w:w="2254" w:type="dxa"/>
              </w:tcPr>
            </w:tcPrChange>
          </w:tcPr>
          <w:p w14:paraId="0A3407F9" w14:textId="77777777" w:rsidR="006E792D" w:rsidRPr="007450AE" w:rsidRDefault="006E792D" w:rsidP="00F262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Change w:id="1088" w:author="Richard Fitzpatrick" w:date="2019-04-26T13:24:00Z">
                  <w:rPr>
                    <w:rFonts w:ascii="Arial" w:hAnsi="Arial" w:cs="Arial"/>
                  </w:rPr>
                </w:rPrChange>
              </w:rPr>
            </w:pPr>
            <w:r w:rsidRPr="007450AE">
              <w:rPr>
                <w:rFonts w:ascii="Arial" w:hAnsi="Arial" w:cs="Arial"/>
                <w:sz w:val="20"/>
                <w:rPrChange w:id="1089" w:author="Richard Fitzpatrick" w:date="2019-04-26T13:24:00Z">
                  <w:rPr>
                    <w:rFonts w:ascii="Arial" w:hAnsi="Arial" w:cs="Arial"/>
                  </w:rPr>
                </w:rPrChange>
              </w:rPr>
              <w:t>5</w:t>
            </w:r>
          </w:p>
        </w:tc>
        <w:tc>
          <w:tcPr>
            <w:tcW w:w="2410" w:type="dxa"/>
            <w:tcPrChange w:id="1090" w:author="Richard Fitzpatrick" w:date="2019-04-26T13:24:00Z">
              <w:tcPr>
                <w:tcW w:w="2254" w:type="dxa"/>
              </w:tcPr>
            </w:tcPrChange>
          </w:tcPr>
          <w:p w14:paraId="0922A4E4" w14:textId="77777777" w:rsidR="006E792D" w:rsidRPr="007450AE" w:rsidRDefault="006E792D" w:rsidP="00F262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Change w:id="1091" w:author="Richard Fitzpatrick" w:date="2019-04-26T13:24:00Z">
                  <w:rPr>
                    <w:rFonts w:ascii="Arial" w:hAnsi="Arial" w:cs="Arial"/>
                  </w:rPr>
                </w:rPrChange>
              </w:rPr>
            </w:pPr>
            <w:r w:rsidRPr="007450AE">
              <w:rPr>
                <w:rFonts w:ascii="Arial" w:hAnsi="Arial" w:cs="Arial"/>
                <w:sz w:val="20"/>
                <w:rPrChange w:id="1092" w:author="Richard Fitzpatrick" w:date="2019-04-26T13:24:00Z">
                  <w:rPr>
                    <w:rFonts w:ascii="Arial" w:hAnsi="Arial" w:cs="Arial"/>
                  </w:rPr>
                </w:rPrChange>
              </w:rPr>
              <w:t>0.1</w:t>
            </w:r>
          </w:p>
        </w:tc>
        <w:tc>
          <w:tcPr>
            <w:tcW w:w="3969" w:type="dxa"/>
            <w:tcPrChange w:id="1093" w:author="Richard Fitzpatrick" w:date="2019-04-26T13:24:00Z">
              <w:tcPr>
                <w:tcW w:w="2254" w:type="dxa"/>
              </w:tcPr>
            </w:tcPrChange>
          </w:tcPr>
          <w:p w14:paraId="111C729B" w14:textId="77777777" w:rsidR="006E792D" w:rsidRPr="007450AE" w:rsidRDefault="006E792D" w:rsidP="00F26248">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0"/>
                <w:rPrChange w:id="1094" w:author="Richard Fitzpatrick" w:date="2019-04-26T13:24:00Z">
                  <w:rPr>
                    <w:rFonts w:ascii="Arial" w:hAnsi="Arial" w:cs="Arial"/>
                    <w:b/>
                  </w:rPr>
                </w:rPrChange>
              </w:rPr>
            </w:pPr>
            <w:r w:rsidRPr="007450AE">
              <w:rPr>
                <w:rFonts w:ascii="Arial" w:hAnsi="Arial" w:cs="Arial"/>
                <w:b/>
                <w:sz w:val="20"/>
                <w:rPrChange w:id="1095" w:author="Richard Fitzpatrick" w:date="2019-04-26T13:24:00Z">
                  <w:rPr>
                    <w:rFonts w:ascii="Arial" w:hAnsi="Arial" w:cs="Arial"/>
                    <w:b/>
                  </w:rPr>
                </w:rPrChange>
              </w:rPr>
              <w:t>-</w:t>
            </w:r>
          </w:p>
        </w:tc>
      </w:tr>
      <w:tr w:rsidR="006E792D" w:rsidRPr="007450AE" w14:paraId="6B52927A" w14:textId="77777777" w:rsidTr="00D31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5" w:type="dxa"/>
            <w:tcPrChange w:id="1096" w:author="Richard Fitzpatrick" w:date="2019-04-26T13:24:00Z">
              <w:tcPr>
                <w:tcW w:w="2254" w:type="dxa"/>
              </w:tcPr>
            </w:tcPrChange>
          </w:tcPr>
          <w:p w14:paraId="4CD989AE" w14:textId="77777777" w:rsidR="006E792D" w:rsidRPr="007450AE" w:rsidRDefault="006E792D" w:rsidP="00F26248">
            <w:pPr>
              <w:jc w:val="center"/>
              <w:cnfStyle w:val="001000100000" w:firstRow="0" w:lastRow="0" w:firstColumn="1" w:lastColumn="0" w:oddVBand="0" w:evenVBand="0" w:oddHBand="1" w:evenHBand="0" w:firstRowFirstColumn="0" w:firstRowLastColumn="0" w:lastRowFirstColumn="0" w:lastRowLastColumn="0"/>
              <w:rPr>
                <w:rFonts w:ascii="Arial" w:hAnsi="Arial" w:cs="Arial"/>
                <w:sz w:val="20"/>
                <w:rPrChange w:id="1097" w:author="Richard Fitzpatrick" w:date="2019-04-26T13:24:00Z">
                  <w:rPr>
                    <w:rFonts w:ascii="Arial" w:hAnsi="Arial" w:cs="Arial"/>
                  </w:rPr>
                </w:rPrChange>
              </w:rPr>
            </w:pPr>
            <w:r w:rsidRPr="007450AE">
              <w:rPr>
                <w:rFonts w:ascii="Arial" w:hAnsi="Arial" w:cs="Arial"/>
                <w:sz w:val="20"/>
                <w:rPrChange w:id="1098" w:author="Richard Fitzpatrick" w:date="2019-04-26T13:24:00Z">
                  <w:rPr>
                    <w:rFonts w:ascii="Arial" w:hAnsi="Arial" w:cs="Arial"/>
                  </w:rPr>
                </w:rPrChange>
              </w:rPr>
              <w:t>β</w:t>
            </w:r>
            <w:proofErr w:type="spellStart"/>
            <w:r w:rsidRPr="007450AE">
              <w:rPr>
                <w:rFonts w:ascii="Arial" w:hAnsi="Arial" w:cs="Arial"/>
                <w:sz w:val="20"/>
                <w:rPrChange w:id="1099" w:author="Richard Fitzpatrick" w:date="2019-04-26T13:24:00Z">
                  <w:rPr>
                    <w:rFonts w:ascii="Arial" w:hAnsi="Arial" w:cs="Arial"/>
                  </w:rPr>
                </w:rPrChange>
              </w:rPr>
              <w:t>TrCP</w:t>
            </w:r>
            <w:proofErr w:type="spellEnd"/>
            <w:r w:rsidRPr="007450AE">
              <w:rPr>
                <w:rFonts w:ascii="Arial" w:hAnsi="Arial" w:cs="Arial"/>
                <w:sz w:val="20"/>
                <w:rPrChange w:id="1100" w:author="Richard Fitzpatrick" w:date="2019-04-26T13:24:00Z">
                  <w:rPr>
                    <w:rFonts w:ascii="Arial" w:hAnsi="Arial" w:cs="Arial"/>
                  </w:rPr>
                </w:rPrChange>
              </w:rPr>
              <w:t>/Cul1</w:t>
            </w:r>
          </w:p>
        </w:tc>
        <w:tc>
          <w:tcPr>
            <w:tcW w:w="915" w:type="dxa"/>
            <w:tcPrChange w:id="1101" w:author="Richard Fitzpatrick" w:date="2019-04-26T13:24:00Z">
              <w:tcPr>
                <w:tcW w:w="2254" w:type="dxa"/>
              </w:tcPr>
            </w:tcPrChange>
          </w:tcPr>
          <w:p w14:paraId="5083A7EF" w14:textId="77777777" w:rsidR="006E792D" w:rsidRPr="007450AE" w:rsidRDefault="006E792D" w:rsidP="00F262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Change w:id="1102" w:author="Richard Fitzpatrick" w:date="2019-04-26T13:24:00Z">
                  <w:rPr>
                    <w:rFonts w:ascii="Arial" w:hAnsi="Arial" w:cs="Arial"/>
                  </w:rPr>
                </w:rPrChange>
              </w:rPr>
            </w:pPr>
            <w:r w:rsidRPr="007450AE">
              <w:rPr>
                <w:rFonts w:ascii="Arial" w:hAnsi="Arial" w:cs="Arial"/>
                <w:sz w:val="20"/>
                <w:rPrChange w:id="1103" w:author="Richard Fitzpatrick" w:date="2019-04-26T13:24:00Z">
                  <w:rPr>
                    <w:rFonts w:ascii="Arial" w:hAnsi="Arial" w:cs="Arial"/>
                  </w:rPr>
                </w:rPrChange>
              </w:rPr>
              <w:t>5</w:t>
            </w:r>
          </w:p>
        </w:tc>
        <w:tc>
          <w:tcPr>
            <w:tcW w:w="2410" w:type="dxa"/>
            <w:tcPrChange w:id="1104" w:author="Richard Fitzpatrick" w:date="2019-04-26T13:24:00Z">
              <w:tcPr>
                <w:tcW w:w="2254" w:type="dxa"/>
              </w:tcPr>
            </w:tcPrChange>
          </w:tcPr>
          <w:p w14:paraId="65CE5FDA" w14:textId="77777777" w:rsidR="006E792D" w:rsidRPr="007450AE" w:rsidRDefault="006E792D" w:rsidP="00F262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Change w:id="1105" w:author="Richard Fitzpatrick" w:date="2019-04-26T13:24:00Z">
                  <w:rPr>
                    <w:rFonts w:ascii="Arial" w:hAnsi="Arial" w:cs="Arial"/>
                  </w:rPr>
                </w:rPrChange>
              </w:rPr>
            </w:pPr>
            <w:r w:rsidRPr="007450AE">
              <w:rPr>
                <w:rFonts w:ascii="Arial" w:hAnsi="Arial" w:cs="Arial"/>
                <w:sz w:val="20"/>
                <w:rPrChange w:id="1106" w:author="Richard Fitzpatrick" w:date="2019-04-26T13:24:00Z">
                  <w:rPr>
                    <w:rFonts w:ascii="Arial" w:hAnsi="Arial" w:cs="Arial"/>
                  </w:rPr>
                </w:rPrChange>
              </w:rPr>
              <w:t>0.1</w:t>
            </w:r>
          </w:p>
        </w:tc>
        <w:tc>
          <w:tcPr>
            <w:tcW w:w="3969" w:type="dxa"/>
            <w:tcPrChange w:id="1107" w:author="Richard Fitzpatrick" w:date="2019-04-26T13:24:00Z">
              <w:tcPr>
                <w:tcW w:w="2254" w:type="dxa"/>
              </w:tcPr>
            </w:tcPrChange>
          </w:tcPr>
          <w:p w14:paraId="39401AD8" w14:textId="77777777" w:rsidR="006E792D" w:rsidRPr="007450AE" w:rsidRDefault="006E792D" w:rsidP="00F26248">
            <w:pPr>
              <w:jc w:val="center"/>
              <w:cnfStyle w:val="000000100000" w:firstRow="0" w:lastRow="0" w:firstColumn="0" w:lastColumn="0" w:oddVBand="0" w:evenVBand="0" w:oddHBand="1" w:evenHBand="0" w:firstRowFirstColumn="0" w:firstRowLastColumn="0" w:lastRowFirstColumn="0" w:lastRowLastColumn="0"/>
              <w:rPr>
                <w:rFonts w:ascii="Arial" w:hAnsi="Arial" w:cs="Arial"/>
                <w:b/>
                <w:sz w:val="20"/>
                <w:rPrChange w:id="1108" w:author="Richard Fitzpatrick" w:date="2019-04-26T13:24:00Z">
                  <w:rPr>
                    <w:rFonts w:ascii="Arial" w:hAnsi="Arial" w:cs="Arial"/>
                    <w:b/>
                  </w:rPr>
                </w:rPrChange>
              </w:rPr>
            </w:pPr>
            <w:r w:rsidRPr="007450AE">
              <w:rPr>
                <w:rFonts w:ascii="Arial" w:hAnsi="Arial" w:cs="Arial"/>
                <w:b/>
                <w:sz w:val="20"/>
                <w:rPrChange w:id="1109" w:author="Richard Fitzpatrick" w:date="2019-04-26T13:24:00Z">
                  <w:rPr>
                    <w:rFonts w:ascii="Arial" w:hAnsi="Arial" w:cs="Arial"/>
                    <w:b/>
                  </w:rPr>
                </w:rPrChange>
              </w:rPr>
              <w:t>-</w:t>
            </w:r>
          </w:p>
        </w:tc>
      </w:tr>
      <w:tr w:rsidR="006E792D" w:rsidRPr="007450AE" w14:paraId="4FA087F8" w14:textId="77777777" w:rsidTr="00D31722">
        <w:tc>
          <w:tcPr>
            <w:cnfStyle w:val="001000000000" w:firstRow="0" w:lastRow="0" w:firstColumn="1" w:lastColumn="0" w:oddVBand="0" w:evenVBand="0" w:oddHBand="0" w:evenHBand="0" w:firstRowFirstColumn="0" w:firstRowLastColumn="0" w:lastRowFirstColumn="0" w:lastRowLastColumn="0"/>
            <w:tcW w:w="1495" w:type="dxa"/>
            <w:tcPrChange w:id="1110" w:author="Richard Fitzpatrick" w:date="2019-04-26T13:24:00Z">
              <w:tcPr>
                <w:tcW w:w="2254" w:type="dxa"/>
              </w:tcPr>
            </w:tcPrChange>
          </w:tcPr>
          <w:p w14:paraId="59CA537F" w14:textId="77777777" w:rsidR="006E792D" w:rsidRPr="007450AE" w:rsidRDefault="006E792D" w:rsidP="00F26248">
            <w:pPr>
              <w:jc w:val="center"/>
              <w:rPr>
                <w:rFonts w:ascii="Arial" w:hAnsi="Arial" w:cs="Arial"/>
                <w:sz w:val="20"/>
                <w:rPrChange w:id="1111" w:author="Richard Fitzpatrick" w:date="2019-04-26T13:24:00Z">
                  <w:rPr>
                    <w:rFonts w:ascii="Arial" w:hAnsi="Arial" w:cs="Arial"/>
                  </w:rPr>
                </w:rPrChange>
              </w:rPr>
            </w:pPr>
            <w:r w:rsidRPr="007450AE">
              <w:rPr>
                <w:rFonts w:ascii="Arial" w:hAnsi="Arial" w:cs="Arial"/>
                <w:sz w:val="20"/>
                <w:rPrChange w:id="1112" w:author="Richard Fitzpatrick" w:date="2019-04-26T13:24:00Z">
                  <w:rPr>
                    <w:rFonts w:ascii="Arial" w:hAnsi="Arial" w:cs="Arial"/>
                  </w:rPr>
                </w:rPrChange>
              </w:rPr>
              <w:t>Gli2/3</w:t>
            </w:r>
          </w:p>
        </w:tc>
        <w:tc>
          <w:tcPr>
            <w:tcW w:w="915" w:type="dxa"/>
            <w:tcPrChange w:id="1113" w:author="Richard Fitzpatrick" w:date="2019-04-26T13:24:00Z">
              <w:tcPr>
                <w:tcW w:w="2254" w:type="dxa"/>
              </w:tcPr>
            </w:tcPrChange>
          </w:tcPr>
          <w:p w14:paraId="41F20EAC" w14:textId="77777777" w:rsidR="006E792D" w:rsidRPr="007450AE" w:rsidRDefault="006E792D" w:rsidP="00F262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Change w:id="1114" w:author="Richard Fitzpatrick" w:date="2019-04-26T13:24:00Z">
                  <w:rPr>
                    <w:rFonts w:ascii="Arial" w:hAnsi="Arial" w:cs="Arial"/>
                  </w:rPr>
                </w:rPrChange>
              </w:rPr>
            </w:pPr>
            <w:r w:rsidRPr="007450AE">
              <w:rPr>
                <w:rFonts w:ascii="Arial" w:hAnsi="Arial" w:cs="Arial"/>
                <w:sz w:val="20"/>
                <w:rPrChange w:id="1115" w:author="Richard Fitzpatrick" w:date="2019-04-26T13:24:00Z">
                  <w:rPr>
                    <w:rFonts w:ascii="Arial" w:hAnsi="Arial" w:cs="Arial"/>
                  </w:rPr>
                </w:rPrChange>
              </w:rPr>
              <w:t>5</w:t>
            </w:r>
          </w:p>
        </w:tc>
        <w:tc>
          <w:tcPr>
            <w:tcW w:w="2410" w:type="dxa"/>
            <w:tcPrChange w:id="1116" w:author="Richard Fitzpatrick" w:date="2019-04-26T13:24:00Z">
              <w:tcPr>
                <w:tcW w:w="2254" w:type="dxa"/>
              </w:tcPr>
            </w:tcPrChange>
          </w:tcPr>
          <w:p w14:paraId="7E29A6A9" w14:textId="77777777" w:rsidR="006E792D" w:rsidRPr="007450AE" w:rsidRDefault="006E792D" w:rsidP="00F262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Change w:id="1117" w:author="Richard Fitzpatrick" w:date="2019-04-26T13:24:00Z">
                  <w:rPr>
                    <w:rFonts w:ascii="Arial" w:hAnsi="Arial" w:cs="Arial"/>
                  </w:rPr>
                </w:rPrChange>
              </w:rPr>
            </w:pPr>
            <w:r w:rsidRPr="007450AE">
              <w:rPr>
                <w:rFonts w:ascii="Arial" w:hAnsi="Arial" w:cs="Arial"/>
                <w:sz w:val="20"/>
                <w:rPrChange w:id="1118" w:author="Richard Fitzpatrick" w:date="2019-04-26T13:24:00Z">
                  <w:rPr>
                    <w:rFonts w:ascii="Arial" w:hAnsi="Arial" w:cs="Arial"/>
                  </w:rPr>
                </w:rPrChange>
              </w:rPr>
              <w:t>5.8</w:t>
            </w:r>
          </w:p>
        </w:tc>
        <w:tc>
          <w:tcPr>
            <w:tcW w:w="3969" w:type="dxa"/>
            <w:tcPrChange w:id="1119" w:author="Richard Fitzpatrick" w:date="2019-04-26T13:24:00Z">
              <w:tcPr>
                <w:tcW w:w="2254" w:type="dxa"/>
              </w:tcPr>
            </w:tcPrChange>
          </w:tcPr>
          <w:p w14:paraId="1EEB9ADB" w14:textId="77777777" w:rsidR="006E792D" w:rsidRPr="007450AE" w:rsidRDefault="006E792D" w:rsidP="00F262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Change w:id="1120" w:author="Richard Fitzpatrick" w:date="2019-04-26T13:24:00Z">
                  <w:rPr>
                    <w:rFonts w:ascii="Arial" w:hAnsi="Arial" w:cs="Arial"/>
                  </w:rPr>
                </w:rPrChange>
              </w:rPr>
            </w:pPr>
            <w:r w:rsidRPr="007450AE">
              <w:rPr>
                <w:rFonts w:ascii="Arial" w:hAnsi="Arial" w:cs="Arial"/>
                <w:sz w:val="20"/>
                <w:rPrChange w:id="1121" w:author="Richard Fitzpatrick" w:date="2019-04-26T13:24:00Z">
                  <w:rPr>
                    <w:rFonts w:ascii="Arial" w:hAnsi="Arial" w:cs="Arial"/>
                  </w:rPr>
                </w:rPrChange>
              </w:rPr>
              <w:t>Saha and Schaffer (2006)</w:t>
            </w:r>
          </w:p>
        </w:tc>
      </w:tr>
      <w:tr w:rsidR="006E792D" w:rsidRPr="007450AE" w14:paraId="07B9D532" w14:textId="77777777" w:rsidTr="00D31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5" w:type="dxa"/>
            <w:tcPrChange w:id="1122" w:author="Richard Fitzpatrick" w:date="2019-04-26T13:24:00Z">
              <w:tcPr>
                <w:tcW w:w="2254" w:type="dxa"/>
              </w:tcPr>
            </w:tcPrChange>
          </w:tcPr>
          <w:p w14:paraId="5C8D08B6" w14:textId="77777777" w:rsidR="006E792D" w:rsidRPr="007450AE" w:rsidRDefault="006E792D" w:rsidP="00F26248">
            <w:pPr>
              <w:jc w:val="center"/>
              <w:cnfStyle w:val="001000100000" w:firstRow="0" w:lastRow="0" w:firstColumn="1" w:lastColumn="0" w:oddVBand="0" w:evenVBand="0" w:oddHBand="1" w:evenHBand="0" w:firstRowFirstColumn="0" w:firstRowLastColumn="0" w:lastRowFirstColumn="0" w:lastRowLastColumn="0"/>
              <w:rPr>
                <w:rFonts w:ascii="Arial" w:hAnsi="Arial" w:cs="Arial"/>
                <w:sz w:val="20"/>
                <w:rPrChange w:id="1123" w:author="Richard Fitzpatrick" w:date="2019-04-26T13:24:00Z">
                  <w:rPr>
                    <w:rFonts w:ascii="Arial" w:hAnsi="Arial" w:cs="Arial"/>
                  </w:rPr>
                </w:rPrChange>
              </w:rPr>
            </w:pPr>
            <w:proofErr w:type="spellStart"/>
            <w:r w:rsidRPr="007450AE">
              <w:rPr>
                <w:rFonts w:ascii="Arial" w:hAnsi="Arial" w:cs="Arial"/>
                <w:sz w:val="20"/>
                <w:rPrChange w:id="1124" w:author="Richard Fitzpatrick" w:date="2019-04-26T13:24:00Z">
                  <w:rPr>
                    <w:rFonts w:ascii="Arial" w:hAnsi="Arial" w:cs="Arial"/>
                  </w:rPr>
                </w:rPrChange>
              </w:rPr>
              <w:t>Smo</w:t>
            </w:r>
            <w:proofErr w:type="spellEnd"/>
          </w:p>
        </w:tc>
        <w:tc>
          <w:tcPr>
            <w:tcW w:w="915" w:type="dxa"/>
            <w:tcPrChange w:id="1125" w:author="Richard Fitzpatrick" w:date="2019-04-26T13:24:00Z">
              <w:tcPr>
                <w:tcW w:w="2254" w:type="dxa"/>
              </w:tcPr>
            </w:tcPrChange>
          </w:tcPr>
          <w:p w14:paraId="2994233B" w14:textId="77777777" w:rsidR="006E792D" w:rsidRPr="007450AE" w:rsidRDefault="006E792D" w:rsidP="00F262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Change w:id="1126" w:author="Richard Fitzpatrick" w:date="2019-04-26T13:24:00Z">
                  <w:rPr>
                    <w:rFonts w:ascii="Arial" w:hAnsi="Arial" w:cs="Arial"/>
                  </w:rPr>
                </w:rPrChange>
              </w:rPr>
            </w:pPr>
            <w:r w:rsidRPr="007450AE">
              <w:rPr>
                <w:rFonts w:ascii="Arial" w:hAnsi="Arial" w:cs="Arial"/>
                <w:sz w:val="20"/>
                <w:rPrChange w:id="1127" w:author="Richard Fitzpatrick" w:date="2019-04-26T13:24:00Z">
                  <w:rPr>
                    <w:rFonts w:ascii="Arial" w:hAnsi="Arial" w:cs="Arial"/>
                  </w:rPr>
                </w:rPrChange>
              </w:rPr>
              <w:t>2</w:t>
            </w:r>
          </w:p>
        </w:tc>
        <w:tc>
          <w:tcPr>
            <w:tcW w:w="2410" w:type="dxa"/>
            <w:tcPrChange w:id="1128" w:author="Richard Fitzpatrick" w:date="2019-04-26T13:24:00Z">
              <w:tcPr>
                <w:tcW w:w="2254" w:type="dxa"/>
              </w:tcPr>
            </w:tcPrChange>
          </w:tcPr>
          <w:p w14:paraId="3318649A" w14:textId="77777777" w:rsidR="006E792D" w:rsidRPr="007450AE" w:rsidRDefault="006E792D" w:rsidP="00F262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Change w:id="1129" w:author="Richard Fitzpatrick" w:date="2019-04-26T13:24:00Z">
                  <w:rPr>
                    <w:rFonts w:ascii="Arial" w:hAnsi="Arial" w:cs="Arial"/>
                  </w:rPr>
                </w:rPrChange>
              </w:rPr>
            </w:pPr>
            <w:r w:rsidRPr="007450AE">
              <w:rPr>
                <w:rFonts w:ascii="Arial" w:hAnsi="Arial" w:cs="Arial"/>
                <w:sz w:val="20"/>
                <w:rPrChange w:id="1130" w:author="Richard Fitzpatrick" w:date="2019-04-26T13:24:00Z">
                  <w:rPr>
                    <w:rFonts w:ascii="Arial" w:hAnsi="Arial" w:cs="Arial"/>
                  </w:rPr>
                </w:rPrChange>
              </w:rPr>
              <w:t>0.1 – 15.0</w:t>
            </w:r>
          </w:p>
        </w:tc>
        <w:tc>
          <w:tcPr>
            <w:tcW w:w="3969" w:type="dxa"/>
            <w:tcPrChange w:id="1131" w:author="Richard Fitzpatrick" w:date="2019-04-26T13:24:00Z">
              <w:tcPr>
                <w:tcW w:w="2254" w:type="dxa"/>
              </w:tcPr>
            </w:tcPrChange>
          </w:tcPr>
          <w:p w14:paraId="49D83D70" w14:textId="77777777" w:rsidR="006E792D" w:rsidRPr="007450AE" w:rsidRDefault="006E792D" w:rsidP="00F262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Change w:id="1132" w:author="Richard Fitzpatrick" w:date="2019-04-26T13:24:00Z">
                  <w:rPr>
                    <w:rFonts w:ascii="Arial" w:hAnsi="Arial" w:cs="Arial"/>
                  </w:rPr>
                </w:rPrChange>
              </w:rPr>
            </w:pPr>
            <w:r w:rsidRPr="007450AE">
              <w:rPr>
                <w:rFonts w:ascii="Arial" w:hAnsi="Arial" w:cs="Arial"/>
                <w:sz w:val="20"/>
                <w:rPrChange w:id="1133" w:author="Richard Fitzpatrick" w:date="2019-04-26T13:24:00Z">
                  <w:rPr>
                    <w:rFonts w:ascii="Arial" w:hAnsi="Arial" w:cs="Arial"/>
                  </w:rPr>
                </w:rPrChange>
              </w:rPr>
              <w:t>-</w:t>
            </w:r>
          </w:p>
        </w:tc>
      </w:tr>
      <w:tr w:rsidR="006E792D" w:rsidRPr="007450AE" w14:paraId="6AAB0FB2" w14:textId="77777777" w:rsidTr="00D31722">
        <w:tc>
          <w:tcPr>
            <w:cnfStyle w:val="001000000000" w:firstRow="0" w:lastRow="0" w:firstColumn="1" w:lastColumn="0" w:oddVBand="0" w:evenVBand="0" w:oddHBand="0" w:evenHBand="0" w:firstRowFirstColumn="0" w:firstRowLastColumn="0" w:lastRowFirstColumn="0" w:lastRowLastColumn="0"/>
            <w:tcW w:w="1495" w:type="dxa"/>
            <w:tcPrChange w:id="1134" w:author="Richard Fitzpatrick" w:date="2019-04-26T13:24:00Z">
              <w:tcPr>
                <w:tcW w:w="2254" w:type="dxa"/>
              </w:tcPr>
            </w:tcPrChange>
          </w:tcPr>
          <w:p w14:paraId="7F349B07" w14:textId="77777777" w:rsidR="006E792D" w:rsidRPr="007450AE" w:rsidRDefault="006E792D" w:rsidP="00F26248">
            <w:pPr>
              <w:jc w:val="center"/>
              <w:rPr>
                <w:rFonts w:ascii="Arial" w:hAnsi="Arial" w:cs="Arial"/>
                <w:sz w:val="20"/>
                <w:rPrChange w:id="1135" w:author="Richard Fitzpatrick" w:date="2019-04-26T13:24:00Z">
                  <w:rPr>
                    <w:rFonts w:ascii="Arial" w:hAnsi="Arial" w:cs="Arial"/>
                  </w:rPr>
                </w:rPrChange>
              </w:rPr>
            </w:pPr>
            <w:r w:rsidRPr="007450AE">
              <w:rPr>
                <w:rFonts w:ascii="Arial" w:hAnsi="Arial" w:cs="Arial"/>
                <w:sz w:val="20"/>
                <w:rPrChange w:id="1136" w:author="Richard Fitzpatrick" w:date="2019-04-26T13:24:00Z">
                  <w:rPr>
                    <w:rFonts w:ascii="Arial" w:hAnsi="Arial" w:cs="Arial"/>
                  </w:rPr>
                </w:rPrChange>
              </w:rPr>
              <w:t>GPR161</w:t>
            </w:r>
          </w:p>
        </w:tc>
        <w:tc>
          <w:tcPr>
            <w:tcW w:w="915" w:type="dxa"/>
            <w:tcPrChange w:id="1137" w:author="Richard Fitzpatrick" w:date="2019-04-26T13:24:00Z">
              <w:tcPr>
                <w:tcW w:w="2254" w:type="dxa"/>
              </w:tcPr>
            </w:tcPrChange>
          </w:tcPr>
          <w:p w14:paraId="202C60C5" w14:textId="77777777" w:rsidR="006E792D" w:rsidRPr="007450AE" w:rsidRDefault="006E792D" w:rsidP="00F262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Change w:id="1138" w:author="Richard Fitzpatrick" w:date="2019-04-26T13:24:00Z">
                  <w:rPr>
                    <w:rFonts w:ascii="Arial" w:hAnsi="Arial" w:cs="Arial"/>
                  </w:rPr>
                </w:rPrChange>
              </w:rPr>
            </w:pPr>
            <w:r w:rsidRPr="007450AE">
              <w:rPr>
                <w:rFonts w:ascii="Arial" w:hAnsi="Arial" w:cs="Arial"/>
                <w:sz w:val="20"/>
                <w:rPrChange w:id="1139" w:author="Richard Fitzpatrick" w:date="2019-04-26T13:24:00Z">
                  <w:rPr>
                    <w:rFonts w:ascii="Arial" w:hAnsi="Arial" w:cs="Arial"/>
                  </w:rPr>
                </w:rPrChange>
              </w:rPr>
              <w:t>2</w:t>
            </w:r>
          </w:p>
        </w:tc>
        <w:tc>
          <w:tcPr>
            <w:tcW w:w="2410" w:type="dxa"/>
            <w:tcPrChange w:id="1140" w:author="Richard Fitzpatrick" w:date="2019-04-26T13:24:00Z">
              <w:tcPr>
                <w:tcW w:w="2254" w:type="dxa"/>
              </w:tcPr>
            </w:tcPrChange>
          </w:tcPr>
          <w:p w14:paraId="6189178B" w14:textId="77777777" w:rsidR="006E792D" w:rsidRPr="007450AE" w:rsidRDefault="006E792D" w:rsidP="00F262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Change w:id="1141" w:author="Richard Fitzpatrick" w:date="2019-04-26T13:24:00Z">
                  <w:rPr>
                    <w:rFonts w:ascii="Arial" w:hAnsi="Arial" w:cs="Arial"/>
                  </w:rPr>
                </w:rPrChange>
              </w:rPr>
            </w:pPr>
            <w:r w:rsidRPr="007450AE">
              <w:rPr>
                <w:rFonts w:ascii="Arial" w:hAnsi="Arial" w:cs="Arial"/>
                <w:sz w:val="20"/>
                <w:rPrChange w:id="1142" w:author="Richard Fitzpatrick" w:date="2019-04-26T13:24:00Z">
                  <w:rPr>
                    <w:rFonts w:ascii="Arial" w:hAnsi="Arial" w:cs="Arial"/>
                  </w:rPr>
                </w:rPrChange>
              </w:rPr>
              <w:t>0.1 – 5.0</w:t>
            </w:r>
          </w:p>
        </w:tc>
        <w:tc>
          <w:tcPr>
            <w:tcW w:w="3969" w:type="dxa"/>
            <w:tcPrChange w:id="1143" w:author="Richard Fitzpatrick" w:date="2019-04-26T13:24:00Z">
              <w:tcPr>
                <w:tcW w:w="2254" w:type="dxa"/>
              </w:tcPr>
            </w:tcPrChange>
          </w:tcPr>
          <w:p w14:paraId="63590F41" w14:textId="77777777" w:rsidR="006E792D" w:rsidRPr="007450AE" w:rsidRDefault="006E792D" w:rsidP="00F26248">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0"/>
                <w:rPrChange w:id="1144" w:author="Richard Fitzpatrick" w:date="2019-04-26T13:24:00Z">
                  <w:rPr>
                    <w:rFonts w:ascii="Arial" w:hAnsi="Arial" w:cs="Arial"/>
                    <w:b/>
                  </w:rPr>
                </w:rPrChange>
              </w:rPr>
            </w:pPr>
            <w:r w:rsidRPr="007450AE">
              <w:rPr>
                <w:rFonts w:ascii="Arial" w:hAnsi="Arial" w:cs="Arial"/>
                <w:b/>
                <w:sz w:val="20"/>
                <w:rPrChange w:id="1145" w:author="Richard Fitzpatrick" w:date="2019-04-26T13:24:00Z">
                  <w:rPr>
                    <w:rFonts w:ascii="Arial" w:hAnsi="Arial" w:cs="Arial"/>
                    <w:b/>
                  </w:rPr>
                </w:rPrChange>
              </w:rPr>
              <w:t>-</w:t>
            </w:r>
          </w:p>
        </w:tc>
      </w:tr>
    </w:tbl>
    <w:p w14:paraId="3F860CC3" w14:textId="1CEA81BA" w:rsidR="006E792D" w:rsidRPr="006E792D" w:rsidRDefault="007450AE" w:rsidP="006E792D">
      <w:pPr>
        <w:rPr>
          <w:rFonts w:ascii="Arial" w:hAnsi="Arial" w:cs="Arial"/>
        </w:rPr>
      </w:pPr>
      <w:r w:rsidRPr="00F400D8">
        <w:rPr>
          <w:rFonts w:ascii="Arial" w:hAnsi="Arial" w:cs="Arial"/>
          <w:noProof/>
          <w:lang w:eastAsia="en-GB"/>
        </w:rPr>
        <mc:AlternateContent>
          <mc:Choice Requires="wps">
            <w:drawing>
              <wp:anchor distT="45720" distB="45720" distL="114300" distR="114300" simplePos="0" relativeHeight="251697152" behindDoc="0" locked="0" layoutInCell="1" allowOverlap="1" wp14:anchorId="1B48FCBD" wp14:editId="055DD50E">
                <wp:simplePos x="0" y="0"/>
                <wp:positionH relativeFrom="column">
                  <wp:posOffset>5080</wp:posOffset>
                </wp:positionH>
                <wp:positionV relativeFrom="paragraph">
                  <wp:posOffset>268605</wp:posOffset>
                </wp:positionV>
                <wp:extent cx="5722620" cy="1732915"/>
                <wp:effectExtent l="0" t="0" r="0" b="635"/>
                <wp:wrapSquare wrapText="bothSides"/>
                <wp:docPr id="32"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2620" cy="1732915"/>
                        </a:xfrm>
                        <a:prstGeom prst="rect">
                          <a:avLst/>
                        </a:prstGeom>
                        <a:solidFill>
                          <a:srgbClr val="FFFFFF"/>
                        </a:solidFill>
                        <a:ln w="9525">
                          <a:noFill/>
                          <a:miter lim="800000"/>
                          <a:headEnd/>
                          <a:tailEnd/>
                        </a:ln>
                      </wps:spPr>
                      <wps:txbx>
                        <w:txbxContent>
                          <w:p w14:paraId="098B87D5" w14:textId="77777777" w:rsidR="00490B47" w:rsidRPr="007450AE" w:rsidRDefault="00490B47">
                            <w:pPr>
                              <w:jc w:val="both"/>
                              <w:rPr>
                                <w:rFonts w:ascii="Arial" w:hAnsi="Arial" w:cs="Arial"/>
                                <w:b/>
                                <w:sz w:val="20"/>
                                <w:rPrChange w:id="1146" w:author="Richard Fitzpatrick" w:date="2019-04-26T13:25:00Z">
                                  <w:rPr>
                                    <w:rFonts w:ascii="Arial" w:hAnsi="Arial" w:cs="Arial"/>
                                    <w:b/>
                                  </w:rPr>
                                </w:rPrChange>
                              </w:rPr>
                              <w:pPrChange w:id="1147" w:author="Richard Fitzpatrick" w:date="2019-04-26T13:24:00Z">
                                <w:pPr/>
                              </w:pPrChange>
                            </w:pPr>
                            <w:r w:rsidRPr="007450AE">
                              <w:rPr>
                                <w:rFonts w:ascii="Arial" w:hAnsi="Arial" w:cs="Arial"/>
                                <w:b/>
                                <w:sz w:val="20"/>
                                <w:rPrChange w:id="1148" w:author="Richard Fitzpatrick" w:date="2019-04-26T13:25:00Z">
                                  <w:rPr>
                                    <w:rFonts w:ascii="Arial" w:hAnsi="Arial" w:cs="Arial"/>
                                    <w:b/>
                                  </w:rPr>
                                </w:rPrChange>
                              </w:rPr>
                              <w:t>Table 4: Values for initial species concentrations.</w:t>
                            </w:r>
                          </w:p>
                          <w:p w14:paraId="48E6A07D" w14:textId="77777777" w:rsidR="00490B47" w:rsidRPr="007450AE" w:rsidRDefault="00490B47">
                            <w:pPr>
                              <w:tabs>
                                <w:tab w:val="left" w:pos="1999"/>
                              </w:tabs>
                              <w:jc w:val="both"/>
                              <w:rPr>
                                <w:rFonts w:ascii="Arial" w:hAnsi="Arial" w:cs="Arial"/>
                                <w:sz w:val="20"/>
                                <w:rPrChange w:id="1149" w:author="Richard Fitzpatrick" w:date="2019-04-26T13:25:00Z">
                                  <w:rPr>
                                    <w:rFonts w:ascii="Arial" w:hAnsi="Arial" w:cs="Arial"/>
                                  </w:rPr>
                                </w:rPrChange>
                              </w:rPr>
                              <w:pPrChange w:id="1150" w:author="Richard Fitzpatrick" w:date="2019-04-26T13:24:00Z">
                                <w:pPr>
                                  <w:tabs>
                                    <w:tab w:val="left" w:pos="1999"/>
                                  </w:tabs>
                                </w:pPr>
                              </w:pPrChange>
                            </w:pPr>
                            <w:r w:rsidRPr="007450AE">
                              <w:rPr>
                                <w:rFonts w:ascii="Arial" w:hAnsi="Arial" w:cs="Arial"/>
                                <w:sz w:val="20"/>
                                <w:rPrChange w:id="1151" w:author="Richard Fitzpatrick" w:date="2019-04-26T13:25:00Z">
                                  <w:rPr>
                                    <w:rFonts w:ascii="Arial" w:hAnsi="Arial" w:cs="Arial"/>
                                  </w:rPr>
                                </w:rPrChange>
                              </w:rPr>
                              <w:t xml:space="preserve">Given the lack of information regarding these parameters, some of the literature values were taken from various cell types as well as signalling pathways associated with the canonical Shh pathway, as it is expected that such parameters would be </w:t>
                            </w:r>
                            <w:proofErr w:type="gramStart"/>
                            <w:r w:rsidRPr="007450AE">
                              <w:rPr>
                                <w:rFonts w:ascii="Arial" w:hAnsi="Arial" w:cs="Arial"/>
                                <w:sz w:val="20"/>
                                <w:rPrChange w:id="1152" w:author="Richard Fitzpatrick" w:date="2019-04-26T13:25:00Z">
                                  <w:rPr>
                                    <w:rFonts w:ascii="Arial" w:hAnsi="Arial" w:cs="Arial"/>
                                  </w:rPr>
                                </w:rPrChange>
                              </w:rPr>
                              <w:t>similar to</w:t>
                            </w:r>
                            <w:proofErr w:type="gramEnd"/>
                            <w:r w:rsidRPr="007450AE">
                              <w:rPr>
                                <w:rFonts w:ascii="Arial" w:hAnsi="Arial" w:cs="Arial"/>
                                <w:sz w:val="20"/>
                                <w:rPrChange w:id="1153" w:author="Richard Fitzpatrick" w:date="2019-04-26T13:25:00Z">
                                  <w:rPr>
                                    <w:rFonts w:ascii="Arial" w:hAnsi="Arial" w:cs="Arial"/>
                                  </w:rPr>
                                </w:rPrChange>
                              </w:rPr>
                              <w:t xml:space="preserve"> those replicated in this model. For Ptch1, Shh, Gli2/3, PKA(S), PKA(I) and GSK3β, values were taken from mathematical models, whilst for ATP, </w:t>
                            </w:r>
                            <w:proofErr w:type="spellStart"/>
                            <w:r w:rsidRPr="007450AE">
                              <w:rPr>
                                <w:rFonts w:ascii="Arial" w:hAnsi="Arial" w:cs="Arial"/>
                                <w:sz w:val="20"/>
                                <w:rPrChange w:id="1154" w:author="Richard Fitzpatrick" w:date="2019-04-26T13:25:00Z">
                                  <w:rPr>
                                    <w:rFonts w:ascii="Arial" w:hAnsi="Arial" w:cs="Arial"/>
                                  </w:rPr>
                                </w:rPrChange>
                              </w:rPr>
                              <w:t>SuFu</w:t>
                            </w:r>
                            <w:proofErr w:type="spellEnd"/>
                            <w:r w:rsidRPr="007450AE">
                              <w:rPr>
                                <w:rFonts w:ascii="Arial" w:hAnsi="Arial" w:cs="Arial"/>
                                <w:sz w:val="20"/>
                                <w:rPrChange w:id="1155" w:author="Richard Fitzpatrick" w:date="2019-04-26T13:25:00Z">
                                  <w:rPr>
                                    <w:rFonts w:ascii="Arial" w:hAnsi="Arial" w:cs="Arial"/>
                                  </w:rPr>
                                </w:rPrChange>
                              </w:rPr>
                              <w:t>, Kif7(P), GRK2 and PP2A/PPFIA1, values were taken from physiological measurements.</w:t>
                            </w:r>
                          </w:p>
                          <w:p w14:paraId="52A7B865" w14:textId="77777777" w:rsidR="00490B47" w:rsidRPr="007450AE" w:rsidRDefault="00490B47">
                            <w:pPr>
                              <w:jc w:val="both"/>
                              <w:rPr>
                                <w:rFonts w:ascii="Arial" w:hAnsi="Arial" w:cs="Arial"/>
                                <w:sz w:val="20"/>
                                <w:rPrChange w:id="1156" w:author="Richard Fitzpatrick" w:date="2019-04-26T13:25:00Z">
                                  <w:rPr>
                                    <w:rFonts w:ascii="Arial" w:hAnsi="Arial" w:cs="Arial"/>
                                  </w:rPr>
                                </w:rPrChange>
                              </w:rPr>
                              <w:pPrChange w:id="1157" w:author="Richard Fitzpatrick" w:date="2019-04-26T13:24:00Z">
                                <w:pPr/>
                              </w:pPrChange>
                            </w:pPr>
                            <w:r w:rsidRPr="007450AE">
                              <w:rPr>
                                <w:rFonts w:ascii="Arial" w:hAnsi="Arial" w:cs="Arial"/>
                                <w:sz w:val="20"/>
                                <w:rPrChange w:id="1158" w:author="Richard Fitzpatrick" w:date="2019-04-26T13:25:00Z">
                                  <w:rPr>
                                    <w:rFonts w:ascii="Arial" w:hAnsi="Arial" w:cs="Arial"/>
                                  </w:rPr>
                                </w:rPrChange>
                              </w:rPr>
                              <w:t>Key: -, estimated value.</w:t>
                            </w:r>
                          </w:p>
                          <w:p w14:paraId="0759E47E" w14:textId="77777777" w:rsidR="00490B47" w:rsidRPr="007450AE" w:rsidRDefault="00490B47">
                            <w:pPr>
                              <w:jc w:val="both"/>
                              <w:rPr>
                                <w:rFonts w:ascii="Arial" w:hAnsi="Arial" w:cs="Arial"/>
                                <w:sz w:val="20"/>
                                <w:rPrChange w:id="1159" w:author="Richard Fitzpatrick" w:date="2019-04-26T13:25:00Z">
                                  <w:rPr>
                                    <w:rFonts w:ascii="Arial" w:hAnsi="Arial" w:cs="Arial"/>
                                  </w:rPr>
                                </w:rPrChange>
                              </w:rPr>
                              <w:pPrChange w:id="1160" w:author="Richard Fitzpatrick" w:date="2019-04-26T13:24:00Z">
                                <w:pPr/>
                              </w:pPrChange>
                            </w:pPr>
                          </w:p>
                          <w:p w14:paraId="1E9F7B89" w14:textId="77777777" w:rsidR="00490B47" w:rsidRPr="007450AE" w:rsidRDefault="00490B47">
                            <w:pPr>
                              <w:jc w:val="both"/>
                              <w:rPr>
                                <w:rFonts w:ascii="Arial" w:hAnsi="Arial" w:cs="Arial"/>
                                <w:sz w:val="20"/>
                                <w:rPrChange w:id="1161" w:author="Richard Fitzpatrick" w:date="2019-04-26T13:25:00Z">
                                  <w:rPr>
                                    <w:rFonts w:ascii="Arial" w:hAnsi="Arial" w:cs="Arial"/>
                                  </w:rPr>
                                </w:rPrChange>
                              </w:rPr>
                              <w:pPrChange w:id="1162" w:author="Richard Fitzpatrick" w:date="2019-04-26T13:24:00Z">
                                <w:pPr/>
                              </w:pPrChange>
                            </w:pPr>
                          </w:p>
                          <w:p w14:paraId="6752EE5D" w14:textId="77777777" w:rsidR="00490B47" w:rsidRPr="007450AE" w:rsidRDefault="00490B47">
                            <w:pPr>
                              <w:jc w:val="both"/>
                              <w:rPr>
                                <w:rFonts w:ascii="Arial" w:hAnsi="Arial" w:cs="Arial"/>
                                <w:sz w:val="20"/>
                                <w:rPrChange w:id="1163" w:author="Richard Fitzpatrick" w:date="2019-04-26T13:25:00Z">
                                  <w:rPr>
                                    <w:rFonts w:ascii="Arial" w:hAnsi="Arial" w:cs="Arial"/>
                                  </w:rPr>
                                </w:rPrChange>
                              </w:rPr>
                              <w:pPrChange w:id="1164" w:author="Richard Fitzpatrick" w:date="2019-04-26T13:24:00Z">
                                <w:pPr/>
                              </w:pPrChange>
                            </w:pPr>
                          </w:p>
                          <w:p w14:paraId="738F5D71" w14:textId="77777777" w:rsidR="00490B47" w:rsidRPr="007450AE" w:rsidRDefault="00490B47">
                            <w:pPr>
                              <w:jc w:val="both"/>
                              <w:rPr>
                                <w:rFonts w:ascii="Arial" w:hAnsi="Arial" w:cs="Arial"/>
                                <w:sz w:val="20"/>
                                <w:rPrChange w:id="1165" w:author="Richard Fitzpatrick" w:date="2019-04-26T13:25:00Z">
                                  <w:rPr>
                                    <w:rFonts w:ascii="Arial" w:hAnsi="Arial" w:cs="Arial"/>
                                  </w:rPr>
                                </w:rPrChange>
                              </w:rPr>
                              <w:pPrChange w:id="1166" w:author="Richard Fitzpatrick" w:date="2019-04-26T13:24:00Z">
                                <w:pPr/>
                              </w:pPrChange>
                            </w:pPr>
                          </w:p>
                          <w:p w14:paraId="5E00BB53" w14:textId="77777777" w:rsidR="00490B47" w:rsidRPr="007450AE" w:rsidRDefault="00490B47">
                            <w:pPr>
                              <w:jc w:val="both"/>
                              <w:rPr>
                                <w:rFonts w:ascii="Arial" w:hAnsi="Arial" w:cs="Arial"/>
                                <w:sz w:val="20"/>
                                <w:rPrChange w:id="1167" w:author="Richard Fitzpatrick" w:date="2019-04-26T13:25:00Z">
                                  <w:rPr>
                                    <w:rFonts w:ascii="Arial" w:hAnsi="Arial" w:cs="Arial"/>
                                  </w:rPr>
                                </w:rPrChange>
                              </w:rPr>
                              <w:pPrChange w:id="1168" w:author="Richard Fitzpatrick" w:date="2019-04-26T13:24:00Z">
                                <w:pPr/>
                              </w:pPrChange>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48FCBD" id="Text Box 32" o:spid="_x0000_s1042" type="#_x0000_t202" style="position:absolute;margin-left:.4pt;margin-top:21.15pt;width:450.6pt;height:136.45pt;z-index:251697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" stroked="f">
                <v:textbox>
                  <w:txbxContent>
                    <w:p w14:paraId="098B87D5" w14:textId="77777777" w:rsidR="00490B47" w:rsidRPr="007450AE" w:rsidRDefault="00490B47">
                      <w:pPr>
                        <w:jc w:val="both"/>
                        <w:rPr>
                          <w:rFonts w:ascii="Arial" w:hAnsi="Arial" w:cs="Arial"/>
                          <w:b/>
                          <w:sz w:val="20"/>
                          <w:rPrChange w:id="1169" w:author="Richard Fitzpatrick" w:date="2019-04-26T13:25:00Z">
                            <w:rPr>
                              <w:rFonts w:ascii="Arial" w:hAnsi="Arial" w:cs="Arial"/>
                              <w:b/>
                            </w:rPr>
                          </w:rPrChange>
                        </w:rPr>
                        <w:pPrChange w:id="1170" w:author="Richard Fitzpatrick" w:date="2019-04-26T13:24:00Z">
                          <w:pPr/>
                        </w:pPrChange>
                      </w:pPr>
                      <w:r w:rsidRPr="007450AE">
                        <w:rPr>
                          <w:rFonts w:ascii="Arial" w:hAnsi="Arial" w:cs="Arial"/>
                          <w:b/>
                          <w:sz w:val="20"/>
                          <w:rPrChange w:id="1171" w:author="Richard Fitzpatrick" w:date="2019-04-26T13:25:00Z">
                            <w:rPr>
                              <w:rFonts w:ascii="Arial" w:hAnsi="Arial" w:cs="Arial"/>
                              <w:b/>
                            </w:rPr>
                          </w:rPrChange>
                        </w:rPr>
                        <w:t>Table 4: Values for initial species concentrations.</w:t>
                      </w:r>
                    </w:p>
                    <w:p w14:paraId="48E6A07D" w14:textId="77777777" w:rsidR="00490B47" w:rsidRPr="007450AE" w:rsidRDefault="00490B47">
                      <w:pPr>
                        <w:tabs>
                          <w:tab w:val="left" w:pos="1999"/>
                        </w:tabs>
                        <w:jc w:val="both"/>
                        <w:rPr>
                          <w:rFonts w:ascii="Arial" w:hAnsi="Arial" w:cs="Arial"/>
                          <w:sz w:val="20"/>
                          <w:rPrChange w:id="1172" w:author="Richard Fitzpatrick" w:date="2019-04-26T13:25:00Z">
                            <w:rPr>
                              <w:rFonts w:ascii="Arial" w:hAnsi="Arial" w:cs="Arial"/>
                            </w:rPr>
                          </w:rPrChange>
                        </w:rPr>
                        <w:pPrChange w:id="1173" w:author="Richard Fitzpatrick" w:date="2019-04-26T13:24:00Z">
                          <w:pPr>
                            <w:tabs>
                              <w:tab w:val="left" w:pos="1999"/>
                            </w:tabs>
                          </w:pPr>
                        </w:pPrChange>
                      </w:pPr>
                      <w:r w:rsidRPr="007450AE">
                        <w:rPr>
                          <w:rFonts w:ascii="Arial" w:hAnsi="Arial" w:cs="Arial"/>
                          <w:sz w:val="20"/>
                          <w:rPrChange w:id="1174" w:author="Richard Fitzpatrick" w:date="2019-04-26T13:25:00Z">
                            <w:rPr>
                              <w:rFonts w:ascii="Arial" w:hAnsi="Arial" w:cs="Arial"/>
                            </w:rPr>
                          </w:rPrChange>
                        </w:rPr>
                        <w:t xml:space="preserve">Given the lack of information regarding these parameters, some of the literature values were taken from various cell types as well as signalling pathways associated with the canonical Shh pathway, as it is expected that such parameters would be </w:t>
                      </w:r>
                      <w:proofErr w:type="gramStart"/>
                      <w:r w:rsidRPr="007450AE">
                        <w:rPr>
                          <w:rFonts w:ascii="Arial" w:hAnsi="Arial" w:cs="Arial"/>
                          <w:sz w:val="20"/>
                          <w:rPrChange w:id="1175" w:author="Richard Fitzpatrick" w:date="2019-04-26T13:25:00Z">
                            <w:rPr>
                              <w:rFonts w:ascii="Arial" w:hAnsi="Arial" w:cs="Arial"/>
                            </w:rPr>
                          </w:rPrChange>
                        </w:rPr>
                        <w:t>similar to</w:t>
                      </w:r>
                      <w:proofErr w:type="gramEnd"/>
                      <w:r w:rsidRPr="007450AE">
                        <w:rPr>
                          <w:rFonts w:ascii="Arial" w:hAnsi="Arial" w:cs="Arial"/>
                          <w:sz w:val="20"/>
                          <w:rPrChange w:id="1176" w:author="Richard Fitzpatrick" w:date="2019-04-26T13:25:00Z">
                            <w:rPr>
                              <w:rFonts w:ascii="Arial" w:hAnsi="Arial" w:cs="Arial"/>
                            </w:rPr>
                          </w:rPrChange>
                        </w:rPr>
                        <w:t xml:space="preserve"> those replicated in this model. For Ptch1, Shh, Gli2/3, PKA(S), PKA(I) and GSK3β, values were taken from mathematical models, whilst for ATP, </w:t>
                      </w:r>
                      <w:proofErr w:type="spellStart"/>
                      <w:r w:rsidRPr="007450AE">
                        <w:rPr>
                          <w:rFonts w:ascii="Arial" w:hAnsi="Arial" w:cs="Arial"/>
                          <w:sz w:val="20"/>
                          <w:rPrChange w:id="1177" w:author="Richard Fitzpatrick" w:date="2019-04-26T13:25:00Z">
                            <w:rPr>
                              <w:rFonts w:ascii="Arial" w:hAnsi="Arial" w:cs="Arial"/>
                            </w:rPr>
                          </w:rPrChange>
                        </w:rPr>
                        <w:t>SuFu</w:t>
                      </w:r>
                      <w:proofErr w:type="spellEnd"/>
                      <w:r w:rsidRPr="007450AE">
                        <w:rPr>
                          <w:rFonts w:ascii="Arial" w:hAnsi="Arial" w:cs="Arial"/>
                          <w:sz w:val="20"/>
                          <w:rPrChange w:id="1178" w:author="Richard Fitzpatrick" w:date="2019-04-26T13:25:00Z">
                            <w:rPr>
                              <w:rFonts w:ascii="Arial" w:hAnsi="Arial" w:cs="Arial"/>
                            </w:rPr>
                          </w:rPrChange>
                        </w:rPr>
                        <w:t>, Kif7(P), GRK2 and PP2A/PPFIA1, values were taken from physiological measurements.</w:t>
                      </w:r>
                    </w:p>
                    <w:p w14:paraId="52A7B865" w14:textId="77777777" w:rsidR="00490B47" w:rsidRPr="007450AE" w:rsidRDefault="00490B47">
                      <w:pPr>
                        <w:jc w:val="both"/>
                        <w:rPr>
                          <w:rFonts w:ascii="Arial" w:hAnsi="Arial" w:cs="Arial"/>
                          <w:sz w:val="20"/>
                          <w:rPrChange w:id="1179" w:author="Richard Fitzpatrick" w:date="2019-04-26T13:25:00Z">
                            <w:rPr>
                              <w:rFonts w:ascii="Arial" w:hAnsi="Arial" w:cs="Arial"/>
                            </w:rPr>
                          </w:rPrChange>
                        </w:rPr>
                        <w:pPrChange w:id="1180" w:author="Richard Fitzpatrick" w:date="2019-04-26T13:24:00Z">
                          <w:pPr/>
                        </w:pPrChange>
                      </w:pPr>
                      <w:r w:rsidRPr="007450AE">
                        <w:rPr>
                          <w:rFonts w:ascii="Arial" w:hAnsi="Arial" w:cs="Arial"/>
                          <w:sz w:val="20"/>
                          <w:rPrChange w:id="1181" w:author="Richard Fitzpatrick" w:date="2019-04-26T13:25:00Z">
                            <w:rPr>
                              <w:rFonts w:ascii="Arial" w:hAnsi="Arial" w:cs="Arial"/>
                            </w:rPr>
                          </w:rPrChange>
                        </w:rPr>
                        <w:t>Key: -, estimated value.</w:t>
                      </w:r>
                    </w:p>
                    <w:p w14:paraId="0759E47E" w14:textId="77777777" w:rsidR="00490B47" w:rsidRPr="007450AE" w:rsidRDefault="00490B47">
                      <w:pPr>
                        <w:jc w:val="both"/>
                        <w:rPr>
                          <w:rFonts w:ascii="Arial" w:hAnsi="Arial" w:cs="Arial"/>
                          <w:sz w:val="20"/>
                          <w:rPrChange w:id="1182" w:author="Richard Fitzpatrick" w:date="2019-04-26T13:25:00Z">
                            <w:rPr>
                              <w:rFonts w:ascii="Arial" w:hAnsi="Arial" w:cs="Arial"/>
                            </w:rPr>
                          </w:rPrChange>
                        </w:rPr>
                        <w:pPrChange w:id="1183" w:author="Richard Fitzpatrick" w:date="2019-04-26T13:24:00Z">
                          <w:pPr/>
                        </w:pPrChange>
                      </w:pPr>
                    </w:p>
                    <w:p w14:paraId="1E9F7B89" w14:textId="77777777" w:rsidR="00490B47" w:rsidRPr="007450AE" w:rsidRDefault="00490B47">
                      <w:pPr>
                        <w:jc w:val="both"/>
                        <w:rPr>
                          <w:rFonts w:ascii="Arial" w:hAnsi="Arial" w:cs="Arial"/>
                          <w:sz w:val="20"/>
                          <w:rPrChange w:id="1184" w:author="Richard Fitzpatrick" w:date="2019-04-26T13:25:00Z">
                            <w:rPr>
                              <w:rFonts w:ascii="Arial" w:hAnsi="Arial" w:cs="Arial"/>
                            </w:rPr>
                          </w:rPrChange>
                        </w:rPr>
                        <w:pPrChange w:id="1185" w:author="Richard Fitzpatrick" w:date="2019-04-26T13:24:00Z">
                          <w:pPr/>
                        </w:pPrChange>
                      </w:pPr>
                    </w:p>
                    <w:p w14:paraId="6752EE5D" w14:textId="77777777" w:rsidR="00490B47" w:rsidRPr="007450AE" w:rsidRDefault="00490B47">
                      <w:pPr>
                        <w:jc w:val="both"/>
                        <w:rPr>
                          <w:rFonts w:ascii="Arial" w:hAnsi="Arial" w:cs="Arial"/>
                          <w:sz w:val="20"/>
                          <w:rPrChange w:id="1186" w:author="Richard Fitzpatrick" w:date="2019-04-26T13:25:00Z">
                            <w:rPr>
                              <w:rFonts w:ascii="Arial" w:hAnsi="Arial" w:cs="Arial"/>
                            </w:rPr>
                          </w:rPrChange>
                        </w:rPr>
                        <w:pPrChange w:id="1187" w:author="Richard Fitzpatrick" w:date="2019-04-26T13:24:00Z">
                          <w:pPr/>
                        </w:pPrChange>
                      </w:pPr>
                    </w:p>
                    <w:p w14:paraId="738F5D71" w14:textId="77777777" w:rsidR="00490B47" w:rsidRPr="007450AE" w:rsidRDefault="00490B47">
                      <w:pPr>
                        <w:jc w:val="both"/>
                        <w:rPr>
                          <w:rFonts w:ascii="Arial" w:hAnsi="Arial" w:cs="Arial"/>
                          <w:sz w:val="20"/>
                          <w:rPrChange w:id="1188" w:author="Richard Fitzpatrick" w:date="2019-04-26T13:25:00Z">
                            <w:rPr>
                              <w:rFonts w:ascii="Arial" w:hAnsi="Arial" w:cs="Arial"/>
                            </w:rPr>
                          </w:rPrChange>
                        </w:rPr>
                        <w:pPrChange w:id="1189" w:author="Richard Fitzpatrick" w:date="2019-04-26T13:24:00Z">
                          <w:pPr/>
                        </w:pPrChange>
                      </w:pPr>
                    </w:p>
                    <w:p w14:paraId="5E00BB53" w14:textId="77777777" w:rsidR="00490B47" w:rsidRPr="007450AE" w:rsidRDefault="00490B47">
                      <w:pPr>
                        <w:jc w:val="both"/>
                        <w:rPr>
                          <w:rFonts w:ascii="Arial" w:hAnsi="Arial" w:cs="Arial"/>
                          <w:sz w:val="20"/>
                          <w:rPrChange w:id="1190" w:author="Richard Fitzpatrick" w:date="2019-04-26T13:25:00Z">
                            <w:rPr>
                              <w:rFonts w:ascii="Arial" w:hAnsi="Arial" w:cs="Arial"/>
                            </w:rPr>
                          </w:rPrChange>
                        </w:rPr>
                        <w:pPrChange w:id="1191" w:author="Richard Fitzpatrick" w:date="2019-04-26T13:24:00Z">
                          <w:pPr/>
                        </w:pPrChange>
                      </w:pPr>
                    </w:p>
                  </w:txbxContent>
                </v:textbox>
                <w10:wrap type="square"/>
              </v:shape>
            </w:pict>
          </mc:Fallback>
        </mc:AlternateContent>
      </w:r>
    </w:p>
    <w:p w14:paraId="78DA3806" w14:textId="77777777" w:rsidR="007450AE" w:rsidRDefault="007450AE">
      <w:pPr>
        <w:rPr>
          <w:ins w:id="1192" w:author="Richard Fitzpatrick" w:date="2019-04-26T13:25:00Z"/>
        </w:rPr>
      </w:pPr>
      <w:ins w:id="1193" w:author="Richard Fitzpatrick" w:date="2019-04-26T13:25:00Z">
        <w:r>
          <w:br w:type="page"/>
        </w:r>
      </w:ins>
    </w:p>
    <w:tbl>
      <w:tblPr>
        <w:tblStyle w:val="PlainTable2"/>
        <w:tblW w:w="0" w:type="auto"/>
        <w:tblLook w:val="04A0" w:firstRow="1" w:lastRow="0" w:firstColumn="1" w:lastColumn="0" w:noHBand="0" w:noVBand="1"/>
        <w:tblPrChange w:id="1194" w:author="Richard Fitzpatrick" w:date="2019-04-26T13:25:00Z">
          <w:tblPr>
            <w:tblStyle w:val="TableGrid1"/>
            <w:tblW w:w="0" w:type="auto"/>
            <w:tblLook w:val="04A0" w:firstRow="1" w:lastRow="0" w:firstColumn="1" w:lastColumn="0" w:noHBand="0" w:noVBand="1"/>
          </w:tblPr>
        </w:tblPrChange>
      </w:tblPr>
      <w:tblGrid>
        <w:gridCol w:w="2733"/>
        <w:gridCol w:w="1520"/>
        <w:gridCol w:w="1559"/>
        <w:gridCol w:w="3138"/>
        <w:tblGridChange w:id="1195">
          <w:tblGrid>
            <w:gridCol w:w="2254"/>
            <w:gridCol w:w="2254"/>
            <w:gridCol w:w="2254"/>
            <w:gridCol w:w="2254"/>
          </w:tblGrid>
        </w:tblGridChange>
      </w:tblGrid>
      <w:tr w:rsidR="006E792D" w:rsidRPr="007450AE" w14:paraId="14F5E6C6" w14:textId="77777777" w:rsidTr="00D317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3" w:type="dxa"/>
            <w:tcPrChange w:id="1196" w:author="Richard Fitzpatrick" w:date="2019-04-26T13:25:00Z">
              <w:tcPr>
                <w:tcW w:w="2254" w:type="dxa"/>
              </w:tcPr>
            </w:tcPrChange>
          </w:tcPr>
          <w:p w14:paraId="14A45A4D" w14:textId="0A083B5E" w:rsidR="006E792D" w:rsidRPr="007450AE" w:rsidRDefault="006E792D" w:rsidP="00F26248">
            <w:pPr>
              <w:jc w:val="center"/>
              <w:cnfStyle w:val="101000000000" w:firstRow="1" w:lastRow="0" w:firstColumn="1" w:lastColumn="0" w:oddVBand="0" w:evenVBand="0" w:oddHBand="0" w:evenHBand="0" w:firstRowFirstColumn="0" w:firstRowLastColumn="0" w:lastRowFirstColumn="0" w:lastRowLastColumn="0"/>
              <w:rPr>
                <w:rFonts w:ascii="Arial" w:hAnsi="Arial" w:cs="Arial"/>
                <w:b w:val="0"/>
                <w:sz w:val="20"/>
                <w:rPrChange w:id="1197" w:author="Richard Fitzpatrick" w:date="2019-04-26T13:25:00Z">
                  <w:rPr>
                    <w:rFonts w:ascii="Arial" w:hAnsi="Arial" w:cs="Arial"/>
                    <w:b w:val="0"/>
                  </w:rPr>
                </w:rPrChange>
              </w:rPr>
            </w:pPr>
            <w:r w:rsidRPr="007450AE">
              <w:rPr>
                <w:rFonts w:ascii="Arial" w:hAnsi="Arial" w:cs="Arial"/>
                <w:sz w:val="20"/>
                <w:rPrChange w:id="1198" w:author="Richard Fitzpatrick" w:date="2019-04-26T13:25:00Z">
                  <w:rPr>
                    <w:rFonts w:ascii="Arial" w:hAnsi="Arial" w:cs="Arial"/>
                  </w:rPr>
                </w:rPrChange>
              </w:rPr>
              <w:lastRenderedPageBreak/>
              <w:t>Reaction</w:t>
            </w:r>
          </w:p>
        </w:tc>
        <w:tc>
          <w:tcPr>
            <w:tcW w:w="1520" w:type="dxa"/>
            <w:tcPrChange w:id="1199" w:author="Richard Fitzpatrick" w:date="2019-04-26T13:25:00Z">
              <w:tcPr>
                <w:tcW w:w="2254" w:type="dxa"/>
              </w:tcPr>
            </w:tcPrChange>
          </w:tcPr>
          <w:p w14:paraId="0028FE10" w14:textId="77777777" w:rsidR="006E792D" w:rsidRPr="007450AE" w:rsidRDefault="006E792D" w:rsidP="00F26248">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0"/>
                <w:rPrChange w:id="1200" w:author="Richard Fitzpatrick" w:date="2019-04-26T13:25:00Z">
                  <w:rPr>
                    <w:rFonts w:ascii="Arial" w:hAnsi="Arial" w:cs="Arial"/>
                    <w:b w:val="0"/>
                  </w:rPr>
                </w:rPrChange>
              </w:rPr>
            </w:pPr>
            <w:r w:rsidRPr="007450AE">
              <w:rPr>
                <w:rFonts w:ascii="Arial" w:hAnsi="Arial" w:cs="Arial"/>
                <w:sz w:val="20"/>
                <w:rPrChange w:id="1201" w:author="Richard Fitzpatrick" w:date="2019-04-26T13:25:00Z">
                  <w:rPr>
                    <w:rFonts w:ascii="Arial" w:hAnsi="Arial" w:cs="Arial"/>
                  </w:rPr>
                </w:rPrChange>
              </w:rPr>
              <w:t>Fold Value</w:t>
            </w:r>
          </w:p>
        </w:tc>
        <w:tc>
          <w:tcPr>
            <w:tcW w:w="1559" w:type="dxa"/>
            <w:tcPrChange w:id="1202" w:author="Richard Fitzpatrick" w:date="2019-04-26T13:25:00Z">
              <w:tcPr>
                <w:tcW w:w="2254" w:type="dxa"/>
              </w:tcPr>
            </w:tcPrChange>
          </w:tcPr>
          <w:p w14:paraId="3FA7673B" w14:textId="77777777" w:rsidR="006E792D" w:rsidRPr="007450AE" w:rsidRDefault="006E792D" w:rsidP="00F26248">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0"/>
                <w:rPrChange w:id="1203" w:author="Richard Fitzpatrick" w:date="2019-04-26T13:25:00Z">
                  <w:rPr>
                    <w:rFonts w:ascii="Arial" w:hAnsi="Arial" w:cs="Arial"/>
                    <w:b w:val="0"/>
                  </w:rPr>
                </w:rPrChange>
              </w:rPr>
            </w:pPr>
            <w:r w:rsidRPr="007450AE">
              <w:rPr>
                <w:rFonts w:ascii="Arial" w:hAnsi="Arial" w:cs="Arial"/>
                <w:sz w:val="20"/>
                <w:rPrChange w:id="1204" w:author="Richard Fitzpatrick" w:date="2019-04-26T13:25:00Z">
                  <w:rPr>
                    <w:rFonts w:ascii="Arial" w:hAnsi="Arial" w:cs="Arial"/>
                  </w:rPr>
                </w:rPrChange>
              </w:rPr>
              <w:t>Rate</w:t>
            </w:r>
          </w:p>
        </w:tc>
        <w:tc>
          <w:tcPr>
            <w:tcW w:w="3138" w:type="dxa"/>
            <w:tcPrChange w:id="1205" w:author="Richard Fitzpatrick" w:date="2019-04-26T13:25:00Z">
              <w:tcPr>
                <w:tcW w:w="2254" w:type="dxa"/>
              </w:tcPr>
            </w:tcPrChange>
          </w:tcPr>
          <w:p w14:paraId="14301DDA" w14:textId="77777777" w:rsidR="006E792D" w:rsidRPr="007450AE" w:rsidRDefault="006E792D" w:rsidP="00F26248">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0"/>
                <w:rPrChange w:id="1206" w:author="Richard Fitzpatrick" w:date="2019-04-26T13:25:00Z">
                  <w:rPr>
                    <w:rFonts w:ascii="Arial" w:hAnsi="Arial" w:cs="Arial"/>
                    <w:b w:val="0"/>
                  </w:rPr>
                </w:rPrChange>
              </w:rPr>
            </w:pPr>
            <w:r w:rsidRPr="007450AE">
              <w:rPr>
                <w:rFonts w:ascii="Arial" w:hAnsi="Arial" w:cs="Arial"/>
                <w:sz w:val="20"/>
                <w:rPrChange w:id="1207" w:author="Richard Fitzpatrick" w:date="2019-04-26T13:25:00Z">
                  <w:rPr>
                    <w:rFonts w:ascii="Arial" w:hAnsi="Arial" w:cs="Arial"/>
                  </w:rPr>
                </w:rPrChange>
              </w:rPr>
              <w:t>Source</w:t>
            </w:r>
          </w:p>
        </w:tc>
      </w:tr>
      <w:tr w:rsidR="006E792D" w:rsidRPr="007450AE" w14:paraId="19429C5D" w14:textId="77777777" w:rsidTr="00D31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3" w:type="dxa"/>
            <w:tcPrChange w:id="1208" w:author="Richard Fitzpatrick" w:date="2019-04-26T13:25:00Z">
              <w:tcPr>
                <w:tcW w:w="2254" w:type="dxa"/>
              </w:tcPr>
            </w:tcPrChange>
          </w:tcPr>
          <w:p w14:paraId="38A304B5" w14:textId="77777777" w:rsidR="006E792D" w:rsidRPr="007450AE" w:rsidRDefault="006E792D" w:rsidP="00F26248">
            <w:pPr>
              <w:jc w:val="center"/>
              <w:cnfStyle w:val="001000100000" w:firstRow="0" w:lastRow="0" w:firstColumn="1" w:lastColumn="0" w:oddVBand="0" w:evenVBand="0" w:oddHBand="1" w:evenHBand="0" w:firstRowFirstColumn="0" w:firstRowLastColumn="0" w:lastRowFirstColumn="0" w:lastRowLastColumn="0"/>
              <w:rPr>
                <w:rFonts w:ascii="Arial" w:hAnsi="Arial" w:cs="Arial"/>
                <w:sz w:val="20"/>
                <w:rPrChange w:id="1209" w:author="Richard Fitzpatrick" w:date="2019-04-26T13:25:00Z">
                  <w:rPr>
                    <w:rFonts w:ascii="Arial" w:hAnsi="Arial" w:cs="Arial"/>
                  </w:rPr>
                </w:rPrChange>
              </w:rPr>
            </w:pPr>
            <w:r w:rsidRPr="007450AE">
              <w:rPr>
                <w:rFonts w:ascii="Arial" w:hAnsi="Arial" w:cs="Arial"/>
                <w:sz w:val="20"/>
                <w:rPrChange w:id="1210" w:author="Richard Fitzpatrick" w:date="2019-04-26T13:25:00Z">
                  <w:rPr>
                    <w:rFonts w:ascii="Arial" w:hAnsi="Arial" w:cs="Arial"/>
                  </w:rPr>
                </w:rPrChange>
              </w:rPr>
              <w:t>Smoothened Inhibition</w:t>
            </w:r>
          </w:p>
        </w:tc>
        <w:tc>
          <w:tcPr>
            <w:tcW w:w="1520" w:type="dxa"/>
            <w:tcPrChange w:id="1211" w:author="Richard Fitzpatrick" w:date="2019-04-26T13:25:00Z">
              <w:tcPr>
                <w:tcW w:w="2254" w:type="dxa"/>
              </w:tcPr>
            </w:tcPrChange>
          </w:tcPr>
          <w:p w14:paraId="60F8783B" w14:textId="77777777" w:rsidR="006E792D" w:rsidRPr="007450AE" w:rsidRDefault="006E792D" w:rsidP="00F262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Change w:id="1212" w:author="Richard Fitzpatrick" w:date="2019-04-26T13:25:00Z">
                  <w:rPr>
                    <w:rFonts w:ascii="Arial" w:hAnsi="Arial" w:cs="Arial"/>
                  </w:rPr>
                </w:rPrChange>
              </w:rPr>
            </w:pPr>
            <w:r w:rsidRPr="007450AE">
              <w:rPr>
                <w:rFonts w:ascii="Arial" w:hAnsi="Arial" w:cs="Arial"/>
                <w:sz w:val="20"/>
                <w:rPrChange w:id="1213" w:author="Richard Fitzpatrick" w:date="2019-04-26T13:25:00Z">
                  <w:rPr>
                    <w:rFonts w:ascii="Arial" w:hAnsi="Arial" w:cs="Arial"/>
                  </w:rPr>
                </w:rPrChange>
              </w:rPr>
              <w:t>10,000</w:t>
            </w:r>
          </w:p>
        </w:tc>
        <w:tc>
          <w:tcPr>
            <w:tcW w:w="1559" w:type="dxa"/>
            <w:tcPrChange w:id="1214" w:author="Richard Fitzpatrick" w:date="2019-04-26T13:25:00Z">
              <w:tcPr>
                <w:tcW w:w="2254" w:type="dxa"/>
              </w:tcPr>
            </w:tcPrChange>
          </w:tcPr>
          <w:p w14:paraId="37295F87" w14:textId="77777777" w:rsidR="006E792D" w:rsidRPr="007450AE" w:rsidRDefault="006E792D" w:rsidP="00F262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Change w:id="1215" w:author="Richard Fitzpatrick" w:date="2019-04-26T13:25:00Z">
                  <w:rPr>
                    <w:rFonts w:ascii="Arial" w:hAnsi="Arial" w:cs="Arial"/>
                  </w:rPr>
                </w:rPrChange>
              </w:rPr>
            </w:pPr>
            <w:r w:rsidRPr="007450AE">
              <w:rPr>
                <w:rFonts w:ascii="Arial" w:hAnsi="Arial" w:cs="Arial"/>
                <w:sz w:val="20"/>
                <w:rPrChange w:id="1216" w:author="Richard Fitzpatrick" w:date="2019-04-26T13:25:00Z">
                  <w:rPr>
                    <w:rFonts w:ascii="Arial" w:hAnsi="Arial" w:cs="Arial"/>
                  </w:rPr>
                </w:rPrChange>
              </w:rPr>
              <w:t>1.0</w:t>
            </w:r>
          </w:p>
        </w:tc>
        <w:tc>
          <w:tcPr>
            <w:tcW w:w="3138" w:type="dxa"/>
            <w:tcPrChange w:id="1217" w:author="Richard Fitzpatrick" w:date="2019-04-26T13:25:00Z">
              <w:tcPr>
                <w:tcW w:w="2254" w:type="dxa"/>
              </w:tcPr>
            </w:tcPrChange>
          </w:tcPr>
          <w:p w14:paraId="49428DB1" w14:textId="77777777" w:rsidR="006E792D" w:rsidRPr="007450AE" w:rsidRDefault="006E792D" w:rsidP="00F262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Change w:id="1218" w:author="Richard Fitzpatrick" w:date="2019-04-26T13:25:00Z">
                  <w:rPr>
                    <w:rFonts w:ascii="Arial" w:hAnsi="Arial" w:cs="Arial"/>
                  </w:rPr>
                </w:rPrChange>
              </w:rPr>
            </w:pPr>
            <w:r w:rsidRPr="007450AE">
              <w:rPr>
                <w:rFonts w:ascii="Arial" w:hAnsi="Arial" w:cs="Arial"/>
                <w:sz w:val="20"/>
                <w:rPrChange w:id="1219" w:author="Richard Fitzpatrick" w:date="2019-04-26T13:25:00Z">
                  <w:rPr>
                    <w:rFonts w:ascii="Arial" w:hAnsi="Arial" w:cs="Arial"/>
                  </w:rPr>
                </w:rPrChange>
              </w:rPr>
              <w:t>-</w:t>
            </w:r>
          </w:p>
        </w:tc>
      </w:tr>
      <w:tr w:rsidR="006E792D" w:rsidRPr="007450AE" w14:paraId="0C1F6850" w14:textId="77777777" w:rsidTr="00D31722">
        <w:tc>
          <w:tcPr>
            <w:cnfStyle w:val="001000000000" w:firstRow="0" w:lastRow="0" w:firstColumn="1" w:lastColumn="0" w:oddVBand="0" w:evenVBand="0" w:oddHBand="0" w:evenHBand="0" w:firstRowFirstColumn="0" w:firstRowLastColumn="0" w:lastRowFirstColumn="0" w:lastRowLastColumn="0"/>
            <w:tcW w:w="2733" w:type="dxa"/>
            <w:tcPrChange w:id="1220" w:author="Richard Fitzpatrick" w:date="2019-04-26T13:25:00Z">
              <w:tcPr>
                <w:tcW w:w="2254" w:type="dxa"/>
              </w:tcPr>
            </w:tcPrChange>
          </w:tcPr>
          <w:p w14:paraId="2B756631" w14:textId="77777777" w:rsidR="006E792D" w:rsidRPr="007450AE" w:rsidRDefault="006E792D" w:rsidP="00F26248">
            <w:pPr>
              <w:jc w:val="center"/>
              <w:rPr>
                <w:rFonts w:ascii="Arial" w:hAnsi="Arial" w:cs="Arial"/>
                <w:sz w:val="20"/>
                <w:rPrChange w:id="1221" w:author="Richard Fitzpatrick" w:date="2019-04-26T13:25:00Z">
                  <w:rPr>
                    <w:rFonts w:ascii="Arial" w:hAnsi="Arial" w:cs="Arial"/>
                  </w:rPr>
                </w:rPrChange>
              </w:rPr>
            </w:pPr>
            <w:r w:rsidRPr="007450AE">
              <w:rPr>
                <w:rFonts w:ascii="Arial" w:hAnsi="Arial" w:cs="Arial"/>
                <w:sz w:val="20"/>
                <w:rPrChange w:id="1222" w:author="Richard Fitzpatrick" w:date="2019-04-26T13:25:00Z">
                  <w:rPr>
                    <w:rFonts w:ascii="Arial" w:hAnsi="Arial" w:cs="Arial"/>
                  </w:rPr>
                </w:rPrChange>
              </w:rPr>
              <w:t>GPR161 Activation</w:t>
            </w:r>
          </w:p>
        </w:tc>
        <w:tc>
          <w:tcPr>
            <w:tcW w:w="1520" w:type="dxa"/>
            <w:tcPrChange w:id="1223" w:author="Richard Fitzpatrick" w:date="2019-04-26T13:25:00Z">
              <w:tcPr>
                <w:tcW w:w="2254" w:type="dxa"/>
              </w:tcPr>
            </w:tcPrChange>
          </w:tcPr>
          <w:p w14:paraId="51DE2770" w14:textId="77777777" w:rsidR="006E792D" w:rsidRPr="007450AE" w:rsidRDefault="006E792D" w:rsidP="00F262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Change w:id="1224" w:author="Richard Fitzpatrick" w:date="2019-04-26T13:25:00Z">
                  <w:rPr>
                    <w:rFonts w:ascii="Arial" w:hAnsi="Arial" w:cs="Arial"/>
                  </w:rPr>
                </w:rPrChange>
              </w:rPr>
            </w:pPr>
            <w:r w:rsidRPr="007450AE">
              <w:rPr>
                <w:rFonts w:ascii="Arial" w:hAnsi="Arial" w:cs="Arial"/>
                <w:sz w:val="20"/>
                <w:rPrChange w:id="1225" w:author="Richard Fitzpatrick" w:date="2019-04-26T13:25:00Z">
                  <w:rPr>
                    <w:rFonts w:ascii="Arial" w:hAnsi="Arial" w:cs="Arial"/>
                  </w:rPr>
                </w:rPrChange>
              </w:rPr>
              <w:t>100</w:t>
            </w:r>
          </w:p>
        </w:tc>
        <w:tc>
          <w:tcPr>
            <w:tcW w:w="1559" w:type="dxa"/>
            <w:tcPrChange w:id="1226" w:author="Richard Fitzpatrick" w:date="2019-04-26T13:25:00Z">
              <w:tcPr>
                <w:tcW w:w="2254" w:type="dxa"/>
              </w:tcPr>
            </w:tcPrChange>
          </w:tcPr>
          <w:p w14:paraId="529BD205" w14:textId="77777777" w:rsidR="006E792D" w:rsidRPr="007450AE" w:rsidRDefault="006E792D" w:rsidP="00F262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Change w:id="1227" w:author="Richard Fitzpatrick" w:date="2019-04-26T13:25:00Z">
                  <w:rPr>
                    <w:rFonts w:ascii="Arial" w:hAnsi="Arial" w:cs="Arial"/>
                  </w:rPr>
                </w:rPrChange>
              </w:rPr>
            </w:pPr>
            <w:r w:rsidRPr="007450AE">
              <w:rPr>
                <w:rFonts w:ascii="Arial" w:hAnsi="Arial" w:cs="Arial"/>
                <w:sz w:val="20"/>
                <w:rPrChange w:id="1228" w:author="Richard Fitzpatrick" w:date="2019-04-26T13:25:00Z">
                  <w:rPr>
                    <w:rFonts w:ascii="Arial" w:hAnsi="Arial" w:cs="Arial"/>
                  </w:rPr>
                </w:rPrChange>
              </w:rPr>
              <w:t>1.0</w:t>
            </w:r>
          </w:p>
        </w:tc>
        <w:tc>
          <w:tcPr>
            <w:tcW w:w="3138" w:type="dxa"/>
            <w:tcPrChange w:id="1229" w:author="Richard Fitzpatrick" w:date="2019-04-26T13:25:00Z">
              <w:tcPr>
                <w:tcW w:w="2254" w:type="dxa"/>
              </w:tcPr>
            </w:tcPrChange>
          </w:tcPr>
          <w:p w14:paraId="3ED4FDF5" w14:textId="77777777" w:rsidR="006E792D" w:rsidRPr="007450AE" w:rsidRDefault="006E792D" w:rsidP="00F262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Change w:id="1230" w:author="Richard Fitzpatrick" w:date="2019-04-26T13:25:00Z">
                  <w:rPr>
                    <w:rFonts w:ascii="Arial" w:hAnsi="Arial" w:cs="Arial"/>
                  </w:rPr>
                </w:rPrChange>
              </w:rPr>
            </w:pPr>
            <w:r w:rsidRPr="007450AE">
              <w:rPr>
                <w:rFonts w:ascii="Arial" w:hAnsi="Arial" w:cs="Arial"/>
                <w:sz w:val="20"/>
                <w:rPrChange w:id="1231" w:author="Richard Fitzpatrick" w:date="2019-04-26T13:25:00Z">
                  <w:rPr>
                    <w:rFonts w:ascii="Arial" w:hAnsi="Arial" w:cs="Arial"/>
                  </w:rPr>
                </w:rPrChange>
              </w:rPr>
              <w:t>-</w:t>
            </w:r>
          </w:p>
        </w:tc>
      </w:tr>
      <w:tr w:rsidR="006E792D" w:rsidRPr="007450AE" w14:paraId="2F56F99C" w14:textId="77777777" w:rsidTr="00D31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3" w:type="dxa"/>
            <w:tcPrChange w:id="1232" w:author="Richard Fitzpatrick" w:date="2019-04-26T13:25:00Z">
              <w:tcPr>
                <w:tcW w:w="2254" w:type="dxa"/>
              </w:tcPr>
            </w:tcPrChange>
          </w:tcPr>
          <w:p w14:paraId="2BF18368" w14:textId="77777777" w:rsidR="006E792D" w:rsidRPr="007450AE" w:rsidRDefault="006E792D" w:rsidP="00F26248">
            <w:pPr>
              <w:jc w:val="center"/>
              <w:cnfStyle w:val="001000100000" w:firstRow="0" w:lastRow="0" w:firstColumn="1" w:lastColumn="0" w:oddVBand="0" w:evenVBand="0" w:oddHBand="1" w:evenHBand="0" w:firstRowFirstColumn="0" w:firstRowLastColumn="0" w:lastRowFirstColumn="0" w:lastRowLastColumn="0"/>
              <w:rPr>
                <w:rFonts w:ascii="Arial" w:hAnsi="Arial" w:cs="Arial"/>
                <w:sz w:val="20"/>
                <w:rPrChange w:id="1233" w:author="Richard Fitzpatrick" w:date="2019-04-26T13:25:00Z">
                  <w:rPr>
                    <w:rFonts w:ascii="Arial" w:hAnsi="Arial" w:cs="Arial"/>
                  </w:rPr>
                </w:rPrChange>
              </w:rPr>
            </w:pPr>
            <w:r w:rsidRPr="007450AE">
              <w:rPr>
                <w:rFonts w:ascii="Arial" w:hAnsi="Arial" w:cs="Arial"/>
                <w:sz w:val="20"/>
                <w:rPrChange w:id="1234" w:author="Richard Fitzpatrick" w:date="2019-04-26T13:25:00Z">
                  <w:rPr>
                    <w:rFonts w:ascii="Arial" w:hAnsi="Arial" w:cs="Arial"/>
                  </w:rPr>
                </w:rPrChange>
              </w:rPr>
              <w:t>AC Activation</w:t>
            </w:r>
          </w:p>
        </w:tc>
        <w:tc>
          <w:tcPr>
            <w:tcW w:w="1520" w:type="dxa"/>
            <w:tcPrChange w:id="1235" w:author="Richard Fitzpatrick" w:date="2019-04-26T13:25:00Z">
              <w:tcPr>
                <w:tcW w:w="2254" w:type="dxa"/>
              </w:tcPr>
            </w:tcPrChange>
          </w:tcPr>
          <w:p w14:paraId="6B4AE50D" w14:textId="77777777" w:rsidR="006E792D" w:rsidRPr="007450AE" w:rsidRDefault="006E792D" w:rsidP="00F262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Change w:id="1236" w:author="Richard Fitzpatrick" w:date="2019-04-26T13:25:00Z">
                  <w:rPr>
                    <w:rFonts w:ascii="Arial" w:hAnsi="Arial" w:cs="Arial"/>
                  </w:rPr>
                </w:rPrChange>
              </w:rPr>
            </w:pPr>
            <w:r w:rsidRPr="007450AE">
              <w:rPr>
                <w:rFonts w:ascii="Arial" w:hAnsi="Arial" w:cs="Arial"/>
                <w:sz w:val="20"/>
                <w:rPrChange w:id="1237" w:author="Richard Fitzpatrick" w:date="2019-04-26T13:25:00Z">
                  <w:rPr>
                    <w:rFonts w:ascii="Arial" w:hAnsi="Arial" w:cs="Arial"/>
                  </w:rPr>
                </w:rPrChange>
              </w:rPr>
              <w:t>10,000</w:t>
            </w:r>
          </w:p>
        </w:tc>
        <w:tc>
          <w:tcPr>
            <w:tcW w:w="1559" w:type="dxa"/>
            <w:tcPrChange w:id="1238" w:author="Richard Fitzpatrick" w:date="2019-04-26T13:25:00Z">
              <w:tcPr>
                <w:tcW w:w="2254" w:type="dxa"/>
              </w:tcPr>
            </w:tcPrChange>
          </w:tcPr>
          <w:p w14:paraId="33420D5F" w14:textId="77777777" w:rsidR="006E792D" w:rsidRPr="007450AE" w:rsidRDefault="006E792D" w:rsidP="00F262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Change w:id="1239" w:author="Richard Fitzpatrick" w:date="2019-04-26T13:25:00Z">
                  <w:rPr>
                    <w:rFonts w:ascii="Arial" w:hAnsi="Arial" w:cs="Arial"/>
                  </w:rPr>
                </w:rPrChange>
              </w:rPr>
            </w:pPr>
            <w:r w:rsidRPr="007450AE">
              <w:rPr>
                <w:rFonts w:ascii="Arial" w:hAnsi="Arial" w:cs="Arial"/>
                <w:sz w:val="20"/>
                <w:rPrChange w:id="1240" w:author="Richard Fitzpatrick" w:date="2019-04-26T13:25:00Z">
                  <w:rPr>
                    <w:rFonts w:ascii="Arial" w:hAnsi="Arial" w:cs="Arial"/>
                  </w:rPr>
                </w:rPrChange>
              </w:rPr>
              <w:t>0.5 – 1.0</w:t>
            </w:r>
          </w:p>
        </w:tc>
        <w:tc>
          <w:tcPr>
            <w:tcW w:w="3138" w:type="dxa"/>
            <w:tcPrChange w:id="1241" w:author="Richard Fitzpatrick" w:date="2019-04-26T13:25:00Z">
              <w:tcPr>
                <w:tcW w:w="2254" w:type="dxa"/>
              </w:tcPr>
            </w:tcPrChange>
          </w:tcPr>
          <w:p w14:paraId="0807D3DA" w14:textId="77777777" w:rsidR="006E792D" w:rsidRPr="007450AE" w:rsidRDefault="006E792D" w:rsidP="00F262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Change w:id="1242" w:author="Richard Fitzpatrick" w:date="2019-04-26T13:25:00Z">
                  <w:rPr>
                    <w:rFonts w:ascii="Arial" w:hAnsi="Arial" w:cs="Arial"/>
                  </w:rPr>
                </w:rPrChange>
              </w:rPr>
            </w:pPr>
            <w:r w:rsidRPr="007450AE">
              <w:rPr>
                <w:rFonts w:ascii="Arial" w:hAnsi="Arial" w:cs="Arial"/>
                <w:sz w:val="20"/>
                <w:rPrChange w:id="1243" w:author="Richard Fitzpatrick" w:date="2019-04-26T13:25:00Z">
                  <w:rPr>
                    <w:rFonts w:ascii="Arial" w:hAnsi="Arial" w:cs="Arial"/>
                  </w:rPr>
                </w:rPrChange>
              </w:rPr>
              <w:t>-</w:t>
            </w:r>
          </w:p>
        </w:tc>
      </w:tr>
      <w:tr w:rsidR="006E792D" w:rsidRPr="007450AE" w14:paraId="17B1512D" w14:textId="77777777" w:rsidTr="00D31722">
        <w:tc>
          <w:tcPr>
            <w:cnfStyle w:val="001000000000" w:firstRow="0" w:lastRow="0" w:firstColumn="1" w:lastColumn="0" w:oddVBand="0" w:evenVBand="0" w:oddHBand="0" w:evenHBand="0" w:firstRowFirstColumn="0" w:firstRowLastColumn="0" w:lastRowFirstColumn="0" w:lastRowLastColumn="0"/>
            <w:tcW w:w="2733" w:type="dxa"/>
            <w:tcPrChange w:id="1244" w:author="Richard Fitzpatrick" w:date="2019-04-26T13:25:00Z">
              <w:tcPr>
                <w:tcW w:w="2254" w:type="dxa"/>
              </w:tcPr>
            </w:tcPrChange>
          </w:tcPr>
          <w:p w14:paraId="36B29DFB" w14:textId="77777777" w:rsidR="006E792D" w:rsidRPr="007450AE" w:rsidRDefault="006E792D" w:rsidP="00F26248">
            <w:pPr>
              <w:jc w:val="center"/>
              <w:rPr>
                <w:rFonts w:ascii="Arial" w:hAnsi="Arial" w:cs="Arial"/>
                <w:sz w:val="20"/>
                <w:rPrChange w:id="1245" w:author="Richard Fitzpatrick" w:date="2019-04-26T13:25:00Z">
                  <w:rPr>
                    <w:rFonts w:ascii="Arial" w:hAnsi="Arial" w:cs="Arial"/>
                  </w:rPr>
                </w:rPrChange>
              </w:rPr>
            </w:pPr>
            <w:r w:rsidRPr="007450AE">
              <w:rPr>
                <w:rFonts w:ascii="Arial" w:hAnsi="Arial" w:cs="Arial"/>
                <w:sz w:val="20"/>
                <w:rPrChange w:id="1246" w:author="Richard Fitzpatrick" w:date="2019-04-26T13:25:00Z">
                  <w:rPr>
                    <w:rFonts w:ascii="Arial" w:hAnsi="Arial" w:cs="Arial"/>
                  </w:rPr>
                </w:rPrChange>
              </w:rPr>
              <w:t>PKA Activation 1</w:t>
            </w:r>
          </w:p>
        </w:tc>
        <w:tc>
          <w:tcPr>
            <w:tcW w:w="1520" w:type="dxa"/>
            <w:tcPrChange w:id="1247" w:author="Richard Fitzpatrick" w:date="2019-04-26T13:25:00Z">
              <w:tcPr>
                <w:tcW w:w="2254" w:type="dxa"/>
              </w:tcPr>
            </w:tcPrChange>
          </w:tcPr>
          <w:p w14:paraId="7D636485" w14:textId="77777777" w:rsidR="006E792D" w:rsidRPr="007450AE" w:rsidRDefault="006E792D" w:rsidP="00F262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Change w:id="1248" w:author="Richard Fitzpatrick" w:date="2019-04-26T13:25:00Z">
                  <w:rPr>
                    <w:rFonts w:ascii="Arial" w:hAnsi="Arial" w:cs="Arial"/>
                  </w:rPr>
                </w:rPrChange>
              </w:rPr>
            </w:pPr>
            <w:r w:rsidRPr="007450AE">
              <w:rPr>
                <w:rFonts w:ascii="Arial" w:hAnsi="Arial" w:cs="Arial"/>
                <w:sz w:val="20"/>
                <w:rPrChange w:id="1249" w:author="Richard Fitzpatrick" w:date="2019-04-26T13:25:00Z">
                  <w:rPr>
                    <w:rFonts w:ascii="Arial" w:hAnsi="Arial" w:cs="Arial"/>
                  </w:rPr>
                </w:rPrChange>
              </w:rPr>
              <w:t>100,000</w:t>
            </w:r>
          </w:p>
        </w:tc>
        <w:tc>
          <w:tcPr>
            <w:tcW w:w="1559" w:type="dxa"/>
            <w:tcPrChange w:id="1250" w:author="Richard Fitzpatrick" w:date="2019-04-26T13:25:00Z">
              <w:tcPr>
                <w:tcW w:w="2254" w:type="dxa"/>
              </w:tcPr>
            </w:tcPrChange>
          </w:tcPr>
          <w:p w14:paraId="69144750" w14:textId="77777777" w:rsidR="006E792D" w:rsidRPr="007450AE" w:rsidRDefault="006E792D" w:rsidP="00F262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Change w:id="1251" w:author="Richard Fitzpatrick" w:date="2019-04-26T13:25:00Z">
                  <w:rPr>
                    <w:rFonts w:ascii="Arial" w:hAnsi="Arial" w:cs="Arial"/>
                  </w:rPr>
                </w:rPrChange>
              </w:rPr>
            </w:pPr>
            <w:r w:rsidRPr="007450AE">
              <w:rPr>
                <w:rFonts w:ascii="Arial" w:hAnsi="Arial" w:cs="Arial"/>
                <w:sz w:val="20"/>
                <w:rPrChange w:id="1252" w:author="Richard Fitzpatrick" w:date="2019-04-26T13:25:00Z">
                  <w:rPr>
                    <w:rFonts w:ascii="Arial" w:hAnsi="Arial" w:cs="Arial"/>
                  </w:rPr>
                </w:rPrChange>
              </w:rPr>
              <w:t>1.0 x 10</w:t>
            </w:r>
            <w:r w:rsidRPr="007450AE">
              <w:rPr>
                <w:rFonts w:ascii="Arial" w:hAnsi="Arial" w:cs="Arial"/>
                <w:sz w:val="20"/>
                <w:vertAlign w:val="superscript"/>
                <w:rPrChange w:id="1253" w:author="Richard Fitzpatrick" w:date="2019-04-26T13:25:00Z">
                  <w:rPr>
                    <w:rFonts w:ascii="Arial" w:hAnsi="Arial" w:cs="Arial"/>
                    <w:vertAlign w:val="superscript"/>
                  </w:rPr>
                </w:rPrChange>
              </w:rPr>
              <w:t>-3</w:t>
            </w:r>
            <w:r w:rsidRPr="007450AE">
              <w:rPr>
                <w:rFonts w:ascii="Arial" w:hAnsi="Arial" w:cs="Arial"/>
                <w:sz w:val="20"/>
                <w:rPrChange w:id="1254" w:author="Richard Fitzpatrick" w:date="2019-04-26T13:25:00Z">
                  <w:rPr>
                    <w:rFonts w:ascii="Arial" w:hAnsi="Arial" w:cs="Arial"/>
                  </w:rPr>
                </w:rPrChange>
              </w:rPr>
              <w:t xml:space="preserve"> – 1.0</w:t>
            </w:r>
          </w:p>
        </w:tc>
        <w:tc>
          <w:tcPr>
            <w:tcW w:w="3138" w:type="dxa"/>
            <w:tcPrChange w:id="1255" w:author="Richard Fitzpatrick" w:date="2019-04-26T13:25:00Z">
              <w:tcPr>
                <w:tcW w:w="2254" w:type="dxa"/>
              </w:tcPr>
            </w:tcPrChange>
          </w:tcPr>
          <w:p w14:paraId="4A00B1C9" w14:textId="77777777" w:rsidR="006E792D" w:rsidRPr="007450AE" w:rsidRDefault="006E792D" w:rsidP="00F262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Change w:id="1256" w:author="Richard Fitzpatrick" w:date="2019-04-26T13:25:00Z">
                  <w:rPr>
                    <w:rFonts w:ascii="Arial" w:hAnsi="Arial" w:cs="Arial"/>
                  </w:rPr>
                </w:rPrChange>
              </w:rPr>
            </w:pPr>
            <w:r w:rsidRPr="007450AE">
              <w:rPr>
                <w:rFonts w:ascii="Arial" w:hAnsi="Arial" w:cs="Arial"/>
                <w:sz w:val="20"/>
                <w:rPrChange w:id="1257" w:author="Richard Fitzpatrick" w:date="2019-04-26T13:25:00Z">
                  <w:rPr>
                    <w:rFonts w:ascii="Arial" w:hAnsi="Arial" w:cs="Arial"/>
                  </w:rPr>
                </w:rPrChange>
              </w:rPr>
              <w:t>-</w:t>
            </w:r>
          </w:p>
        </w:tc>
      </w:tr>
      <w:tr w:rsidR="006E792D" w:rsidRPr="007450AE" w14:paraId="07A0A88E" w14:textId="77777777" w:rsidTr="00D31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3" w:type="dxa"/>
            <w:tcPrChange w:id="1258" w:author="Richard Fitzpatrick" w:date="2019-04-26T13:25:00Z">
              <w:tcPr>
                <w:tcW w:w="2254" w:type="dxa"/>
              </w:tcPr>
            </w:tcPrChange>
          </w:tcPr>
          <w:p w14:paraId="0883E712" w14:textId="77777777" w:rsidR="006E792D" w:rsidRPr="007450AE" w:rsidRDefault="006E792D" w:rsidP="00F26248">
            <w:pPr>
              <w:jc w:val="center"/>
              <w:cnfStyle w:val="001000100000" w:firstRow="0" w:lastRow="0" w:firstColumn="1" w:lastColumn="0" w:oddVBand="0" w:evenVBand="0" w:oddHBand="1" w:evenHBand="0" w:firstRowFirstColumn="0" w:firstRowLastColumn="0" w:lastRowFirstColumn="0" w:lastRowLastColumn="0"/>
              <w:rPr>
                <w:rFonts w:ascii="Arial" w:hAnsi="Arial" w:cs="Arial"/>
                <w:sz w:val="20"/>
                <w:rPrChange w:id="1259" w:author="Richard Fitzpatrick" w:date="2019-04-26T13:25:00Z">
                  <w:rPr>
                    <w:rFonts w:ascii="Arial" w:hAnsi="Arial" w:cs="Arial"/>
                  </w:rPr>
                </w:rPrChange>
              </w:rPr>
            </w:pPr>
            <w:r w:rsidRPr="007450AE">
              <w:rPr>
                <w:rFonts w:ascii="Arial" w:hAnsi="Arial" w:cs="Arial"/>
                <w:sz w:val="20"/>
                <w:rPrChange w:id="1260" w:author="Richard Fitzpatrick" w:date="2019-04-26T13:25:00Z">
                  <w:rPr>
                    <w:rFonts w:ascii="Arial" w:hAnsi="Arial" w:cs="Arial"/>
                  </w:rPr>
                </w:rPrChange>
              </w:rPr>
              <w:t>PKA Activation 2</w:t>
            </w:r>
          </w:p>
        </w:tc>
        <w:tc>
          <w:tcPr>
            <w:tcW w:w="1520" w:type="dxa"/>
            <w:tcPrChange w:id="1261" w:author="Richard Fitzpatrick" w:date="2019-04-26T13:25:00Z">
              <w:tcPr>
                <w:tcW w:w="2254" w:type="dxa"/>
              </w:tcPr>
            </w:tcPrChange>
          </w:tcPr>
          <w:p w14:paraId="47444819" w14:textId="77777777" w:rsidR="006E792D" w:rsidRPr="007450AE" w:rsidRDefault="006E792D" w:rsidP="00F262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Change w:id="1262" w:author="Richard Fitzpatrick" w:date="2019-04-26T13:25:00Z">
                  <w:rPr>
                    <w:rFonts w:ascii="Arial" w:hAnsi="Arial" w:cs="Arial"/>
                  </w:rPr>
                </w:rPrChange>
              </w:rPr>
            </w:pPr>
            <w:r w:rsidRPr="007450AE">
              <w:rPr>
                <w:rFonts w:ascii="Arial" w:hAnsi="Arial" w:cs="Arial"/>
                <w:sz w:val="20"/>
                <w:rPrChange w:id="1263" w:author="Richard Fitzpatrick" w:date="2019-04-26T13:25:00Z">
                  <w:rPr>
                    <w:rFonts w:ascii="Arial" w:hAnsi="Arial" w:cs="Arial"/>
                  </w:rPr>
                </w:rPrChange>
              </w:rPr>
              <w:t>100,000</w:t>
            </w:r>
          </w:p>
        </w:tc>
        <w:tc>
          <w:tcPr>
            <w:tcW w:w="1559" w:type="dxa"/>
            <w:tcPrChange w:id="1264" w:author="Richard Fitzpatrick" w:date="2019-04-26T13:25:00Z">
              <w:tcPr>
                <w:tcW w:w="2254" w:type="dxa"/>
              </w:tcPr>
            </w:tcPrChange>
          </w:tcPr>
          <w:p w14:paraId="218EC784" w14:textId="77777777" w:rsidR="006E792D" w:rsidRPr="007450AE" w:rsidRDefault="006E792D" w:rsidP="00F262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Change w:id="1265" w:author="Richard Fitzpatrick" w:date="2019-04-26T13:25:00Z">
                  <w:rPr>
                    <w:rFonts w:ascii="Arial" w:hAnsi="Arial" w:cs="Arial"/>
                  </w:rPr>
                </w:rPrChange>
              </w:rPr>
            </w:pPr>
            <w:r w:rsidRPr="007450AE">
              <w:rPr>
                <w:rFonts w:ascii="Arial" w:hAnsi="Arial" w:cs="Arial"/>
                <w:sz w:val="20"/>
                <w:rPrChange w:id="1266" w:author="Richard Fitzpatrick" w:date="2019-04-26T13:25:00Z">
                  <w:rPr>
                    <w:rFonts w:ascii="Arial" w:hAnsi="Arial" w:cs="Arial"/>
                  </w:rPr>
                </w:rPrChange>
              </w:rPr>
              <w:t>1.0 x 10</w:t>
            </w:r>
            <w:r w:rsidRPr="007450AE">
              <w:rPr>
                <w:rFonts w:ascii="Arial" w:hAnsi="Arial" w:cs="Arial"/>
                <w:sz w:val="20"/>
                <w:vertAlign w:val="superscript"/>
                <w:rPrChange w:id="1267" w:author="Richard Fitzpatrick" w:date="2019-04-26T13:25:00Z">
                  <w:rPr>
                    <w:rFonts w:ascii="Arial" w:hAnsi="Arial" w:cs="Arial"/>
                    <w:vertAlign w:val="superscript"/>
                  </w:rPr>
                </w:rPrChange>
              </w:rPr>
              <w:t>-3</w:t>
            </w:r>
            <w:r w:rsidRPr="007450AE">
              <w:rPr>
                <w:rFonts w:ascii="Arial" w:hAnsi="Arial" w:cs="Arial"/>
                <w:sz w:val="20"/>
                <w:rPrChange w:id="1268" w:author="Richard Fitzpatrick" w:date="2019-04-26T13:25:00Z">
                  <w:rPr>
                    <w:rFonts w:ascii="Arial" w:hAnsi="Arial" w:cs="Arial"/>
                  </w:rPr>
                </w:rPrChange>
              </w:rPr>
              <w:t xml:space="preserve"> – 1.0</w:t>
            </w:r>
          </w:p>
        </w:tc>
        <w:tc>
          <w:tcPr>
            <w:tcW w:w="3138" w:type="dxa"/>
            <w:tcPrChange w:id="1269" w:author="Richard Fitzpatrick" w:date="2019-04-26T13:25:00Z">
              <w:tcPr>
                <w:tcW w:w="2254" w:type="dxa"/>
              </w:tcPr>
            </w:tcPrChange>
          </w:tcPr>
          <w:p w14:paraId="7D88E406" w14:textId="77777777" w:rsidR="006E792D" w:rsidRPr="007450AE" w:rsidRDefault="006E792D" w:rsidP="00F262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Change w:id="1270" w:author="Richard Fitzpatrick" w:date="2019-04-26T13:25:00Z">
                  <w:rPr>
                    <w:rFonts w:ascii="Arial" w:hAnsi="Arial" w:cs="Arial"/>
                  </w:rPr>
                </w:rPrChange>
              </w:rPr>
            </w:pPr>
            <w:r w:rsidRPr="007450AE">
              <w:rPr>
                <w:rFonts w:ascii="Arial" w:hAnsi="Arial" w:cs="Arial"/>
                <w:sz w:val="20"/>
                <w:rPrChange w:id="1271" w:author="Richard Fitzpatrick" w:date="2019-04-26T13:25:00Z">
                  <w:rPr>
                    <w:rFonts w:ascii="Arial" w:hAnsi="Arial" w:cs="Arial"/>
                  </w:rPr>
                </w:rPrChange>
              </w:rPr>
              <w:t>-</w:t>
            </w:r>
          </w:p>
        </w:tc>
      </w:tr>
      <w:tr w:rsidR="006E792D" w:rsidRPr="007450AE" w14:paraId="3E35FD3D" w14:textId="77777777" w:rsidTr="00D31722">
        <w:tc>
          <w:tcPr>
            <w:cnfStyle w:val="001000000000" w:firstRow="0" w:lastRow="0" w:firstColumn="1" w:lastColumn="0" w:oddVBand="0" w:evenVBand="0" w:oddHBand="0" w:evenHBand="0" w:firstRowFirstColumn="0" w:firstRowLastColumn="0" w:lastRowFirstColumn="0" w:lastRowLastColumn="0"/>
            <w:tcW w:w="2733" w:type="dxa"/>
            <w:tcPrChange w:id="1272" w:author="Richard Fitzpatrick" w:date="2019-04-26T13:25:00Z">
              <w:tcPr>
                <w:tcW w:w="2254" w:type="dxa"/>
              </w:tcPr>
            </w:tcPrChange>
          </w:tcPr>
          <w:p w14:paraId="396EF221" w14:textId="77777777" w:rsidR="006E792D" w:rsidRPr="007450AE" w:rsidRDefault="006E792D" w:rsidP="00F26248">
            <w:pPr>
              <w:jc w:val="center"/>
              <w:rPr>
                <w:rFonts w:ascii="Arial" w:hAnsi="Arial" w:cs="Arial"/>
                <w:sz w:val="20"/>
                <w:rPrChange w:id="1273" w:author="Richard Fitzpatrick" w:date="2019-04-26T13:25:00Z">
                  <w:rPr>
                    <w:rFonts w:ascii="Arial" w:hAnsi="Arial" w:cs="Arial"/>
                  </w:rPr>
                </w:rPrChange>
              </w:rPr>
            </w:pPr>
            <w:proofErr w:type="spellStart"/>
            <w:r w:rsidRPr="007450AE">
              <w:rPr>
                <w:rFonts w:ascii="Arial" w:hAnsi="Arial" w:cs="Arial"/>
                <w:sz w:val="20"/>
                <w:rPrChange w:id="1274" w:author="Richard Fitzpatrick" w:date="2019-04-26T13:25:00Z">
                  <w:rPr>
                    <w:rFonts w:ascii="Arial" w:hAnsi="Arial" w:cs="Arial"/>
                  </w:rPr>
                </w:rPrChange>
              </w:rPr>
              <w:t>SuFu</w:t>
            </w:r>
            <w:proofErr w:type="spellEnd"/>
            <w:r w:rsidRPr="007450AE">
              <w:rPr>
                <w:rFonts w:ascii="Arial" w:hAnsi="Arial" w:cs="Arial"/>
                <w:sz w:val="20"/>
                <w:rPrChange w:id="1275" w:author="Richard Fitzpatrick" w:date="2019-04-26T13:25:00Z">
                  <w:rPr>
                    <w:rFonts w:ascii="Arial" w:hAnsi="Arial" w:cs="Arial"/>
                  </w:rPr>
                </w:rPrChange>
              </w:rPr>
              <w:t xml:space="preserve"> Phosphorylation</w:t>
            </w:r>
          </w:p>
        </w:tc>
        <w:tc>
          <w:tcPr>
            <w:tcW w:w="1520" w:type="dxa"/>
            <w:tcPrChange w:id="1276" w:author="Richard Fitzpatrick" w:date="2019-04-26T13:25:00Z">
              <w:tcPr>
                <w:tcW w:w="2254" w:type="dxa"/>
              </w:tcPr>
            </w:tcPrChange>
          </w:tcPr>
          <w:p w14:paraId="704BABB6" w14:textId="77777777" w:rsidR="006E792D" w:rsidRPr="007450AE" w:rsidRDefault="006E792D" w:rsidP="00F262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Change w:id="1277" w:author="Richard Fitzpatrick" w:date="2019-04-26T13:25:00Z">
                  <w:rPr>
                    <w:rFonts w:ascii="Arial" w:hAnsi="Arial" w:cs="Arial"/>
                  </w:rPr>
                </w:rPrChange>
              </w:rPr>
            </w:pPr>
            <w:r w:rsidRPr="007450AE">
              <w:rPr>
                <w:rFonts w:ascii="Arial" w:hAnsi="Arial" w:cs="Arial"/>
                <w:sz w:val="20"/>
                <w:rPrChange w:id="1278" w:author="Richard Fitzpatrick" w:date="2019-04-26T13:25:00Z">
                  <w:rPr>
                    <w:rFonts w:ascii="Arial" w:hAnsi="Arial" w:cs="Arial"/>
                  </w:rPr>
                </w:rPrChange>
              </w:rPr>
              <w:t>1000</w:t>
            </w:r>
          </w:p>
        </w:tc>
        <w:tc>
          <w:tcPr>
            <w:tcW w:w="1559" w:type="dxa"/>
            <w:tcPrChange w:id="1279" w:author="Richard Fitzpatrick" w:date="2019-04-26T13:25:00Z">
              <w:tcPr>
                <w:tcW w:w="2254" w:type="dxa"/>
              </w:tcPr>
            </w:tcPrChange>
          </w:tcPr>
          <w:p w14:paraId="22074926" w14:textId="77777777" w:rsidR="006E792D" w:rsidRPr="007450AE" w:rsidRDefault="006E792D" w:rsidP="00F262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Change w:id="1280" w:author="Richard Fitzpatrick" w:date="2019-04-26T13:25:00Z">
                  <w:rPr>
                    <w:rFonts w:ascii="Arial" w:hAnsi="Arial" w:cs="Arial"/>
                  </w:rPr>
                </w:rPrChange>
              </w:rPr>
            </w:pPr>
            <w:r w:rsidRPr="007450AE">
              <w:rPr>
                <w:rFonts w:ascii="Arial" w:hAnsi="Arial" w:cs="Arial"/>
                <w:sz w:val="20"/>
                <w:rPrChange w:id="1281" w:author="Richard Fitzpatrick" w:date="2019-04-26T13:25:00Z">
                  <w:rPr>
                    <w:rFonts w:ascii="Arial" w:hAnsi="Arial" w:cs="Arial"/>
                  </w:rPr>
                </w:rPrChange>
              </w:rPr>
              <w:t>0.5</w:t>
            </w:r>
          </w:p>
        </w:tc>
        <w:tc>
          <w:tcPr>
            <w:tcW w:w="3138" w:type="dxa"/>
            <w:tcPrChange w:id="1282" w:author="Richard Fitzpatrick" w:date="2019-04-26T13:25:00Z">
              <w:tcPr>
                <w:tcW w:w="2254" w:type="dxa"/>
              </w:tcPr>
            </w:tcPrChange>
          </w:tcPr>
          <w:p w14:paraId="0C8DFD2A" w14:textId="77777777" w:rsidR="006E792D" w:rsidRPr="007450AE" w:rsidRDefault="006E792D" w:rsidP="00F262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Change w:id="1283" w:author="Richard Fitzpatrick" w:date="2019-04-26T13:25:00Z">
                  <w:rPr>
                    <w:rFonts w:ascii="Arial" w:hAnsi="Arial" w:cs="Arial"/>
                  </w:rPr>
                </w:rPrChange>
              </w:rPr>
            </w:pPr>
            <w:proofErr w:type="spellStart"/>
            <w:r w:rsidRPr="007450AE">
              <w:rPr>
                <w:rFonts w:ascii="Arial" w:hAnsi="Arial" w:cs="Arial"/>
                <w:sz w:val="20"/>
                <w:rPrChange w:id="1284" w:author="Richard Fitzpatrick" w:date="2019-04-26T13:25:00Z">
                  <w:rPr>
                    <w:rFonts w:ascii="Arial" w:hAnsi="Arial" w:cs="Arial"/>
                  </w:rPr>
                </w:rPrChange>
              </w:rPr>
              <w:t>Vertommen</w:t>
            </w:r>
            <w:proofErr w:type="spellEnd"/>
            <w:r w:rsidRPr="007450AE">
              <w:rPr>
                <w:rFonts w:ascii="Arial" w:hAnsi="Arial" w:cs="Arial"/>
                <w:sz w:val="20"/>
                <w:rPrChange w:id="1285" w:author="Richard Fitzpatrick" w:date="2019-04-26T13:25:00Z">
                  <w:rPr>
                    <w:rFonts w:ascii="Arial" w:hAnsi="Arial" w:cs="Arial"/>
                  </w:rPr>
                </w:rPrChange>
              </w:rPr>
              <w:t xml:space="preserve"> et al. (2000)</w:t>
            </w:r>
          </w:p>
        </w:tc>
      </w:tr>
      <w:tr w:rsidR="006E792D" w:rsidRPr="007450AE" w14:paraId="73DE9032" w14:textId="77777777" w:rsidTr="00D31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3" w:type="dxa"/>
            <w:tcPrChange w:id="1286" w:author="Richard Fitzpatrick" w:date="2019-04-26T13:25:00Z">
              <w:tcPr>
                <w:tcW w:w="2254" w:type="dxa"/>
              </w:tcPr>
            </w:tcPrChange>
          </w:tcPr>
          <w:p w14:paraId="3840E3DA" w14:textId="77777777" w:rsidR="006E792D" w:rsidRPr="007450AE" w:rsidRDefault="006E792D" w:rsidP="00F26248">
            <w:pPr>
              <w:jc w:val="center"/>
              <w:cnfStyle w:val="001000100000" w:firstRow="0" w:lastRow="0" w:firstColumn="1" w:lastColumn="0" w:oddVBand="0" w:evenVBand="0" w:oddHBand="1" w:evenHBand="0" w:firstRowFirstColumn="0" w:firstRowLastColumn="0" w:lastRowFirstColumn="0" w:lastRowLastColumn="0"/>
              <w:rPr>
                <w:rFonts w:ascii="Arial" w:hAnsi="Arial" w:cs="Arial"/>
                <w:sz w:val="20"/>
                <w:rPrChange w:id="1287" w:author="Richard Fitzpatrick" w:date="2019-04-26T13:25:00Z">
                  <w:rPr>
                    <w:rFonts w:ascii="Arial" w:hAnsi="Arial" w:cs="Arial"/>
                  </w:rPr>
                </w:rPrChange>
              </w:rPr>
            </w:pPr>
            <w:proofErr w:type="spellStart"/>
            <w:r w:rsidRPr="007450AE">
              <w:rPr>
                <w:rFonts w:ascii="Arial" w:hAnsi="Arial" w:cs="Arial"/>
                <w:sz w:val="20"/>
                <w:rPrChange w:id="1288" w:author="Richard Fitzpatrick" w:date="2019-04-26T13:25:00Z">
                  <w:rPr>
                    <w:rFonts w:ascii="Arial" w:hAnsi="Arial" w:cs="Arial"/>
                  </w:rPr>
                </w:rPrChange>
              </w:rPr>
              <w:t>SuFu</w:t>
            </w:r>
            <w:proofErr w:type="spellEnd"/>
            <w:r w:rsidRPr="007450AE">
              <w:rPr>
                <w:rFonts w:ascii="Arial" w:hAnsi="Arial" w:cs="Arial"/>
                <w:sz w:val="20"/>
                <w:rPrChange w:id="1289" w:author="Richard Fitzpatrick" w:date="2019-04-26T13:25:00Z">
                  <w:rPr>
                    <w:rFonts w:ascii="Arial" w:hAnsi="Arial" w:cs="Arial"/>
                  </w:rPr>
                </w:rPrChange>
              </w:rPr>
              <w:t xml:space="preserve"> Binding</w:t>
            </w:r>
          </w:p>
        </w:tc>
        <w:tc>
          <w:tcPr>
            <w:tcW w:w="1520" w:type="dxa"/>
            <w:tcPrChange w:id="1290" w:author="Richard Fitzpatrick" w:date="2019-04-26T13:25:00Z">
              <w:tcPr>
                <w:tcW w:w="2254" w:type="dxa"/>
              </w:tcPr>
            </w:tcPrChange>
          </w:tcPr>
          <w:p w14:paraId="2C72021B" w14:textId="77777777" w:rsidR="006E792D" w:rsidRPr="007450AE" w:rsidRDefault="006E792D" w:rsidP="00F262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Change w:id="1291" w:author="Richard Fitzpatrick" w:date="2019-04-26T13:25:00Z">
                  <w:rPr>
                    <w:rFonts w:ascii="Arial" w:hAnsi="Arial" w:cs="Arial"/>
                  </w:rPr>
                </w:rPrChange>
              </w:rPr>
            </w:pPr>
            <w:r w:rsidRPr="007450AE">
              <w:rPr>
                <w:rFonts w:ascii="Arial" w:hAnsi="Arial" w:cs="Arial"/>
                <w:sz w:val="20"/>
                <w:rPrChange w:id="1292" w:author="Richard Fitzpatrick" w:date="2019-04-26T13:25:00Z">
                  <w:rPr>
                    <w:rFonts w:ascii="Arial" w:hAnsi="Arial" w:cs="Arial"/>
                  </w:rPr>
                </w:rPrChange>
              </w:rPr>
              <w:t>10,000</w:t>
            </w:r>
          </w:p>
        </w:tc>
        <w:tc>
          <w:tcPr>
            <w:tcW w:w="1559" w:type="dxa"/>
            <w:tcPrChange w:id="1293" w:author="Richard Fitzpatrick" w:date="2019-04-26T13:25:00Z">
              <w:tcPr>
                <w:tcW w:w="2254" w:type="dxa"/>
              </w:tcPr>
            </w:tcPrChange>
          </w:tcPr>
          <w:p w14:paraId="2CC78C78" w14:textId="77777777" w:rsidR="006E792D" w:rsidRPr="007450AE" w:rsidRDefault="006E792D" w:rsidP="00F262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Change w:id="1294" w:author="Richard Fitzpatrick" w:date="2019-04-26T13:25:00Z">
                  <w:rPr>
                    <w:rFonts w:ascii="Arial" w:hAnsi="Arial" w:cs="Arial"/>
                  </w:rPr>
                </w:rPrChange>
              </w:rPr>
            </w:pPr>
            <w:r w:rsidRPr="007450AE">
              <w:rPr>
                <w:rFonts w:ascii="Arial" w:hAnsi="Arial" w:cs="Arial"/>
                <w:sz w:val="20"/>
                <w:rPrChange w:id="1295" w:author="Richard Fitzpatrick" w:date="2019-04-26T13:25:00Z">
                  <w:rPr>
                    <w:rFonts w:ascii="Arial" w:hAnsi="Arial" w:cs="Arial"/>
                  </w:rPr>
                </w:rPrChange>
              </w:rPr>
              <w:t>1.0</w:t>
            </w:r>
          </w:p>
        </w:tc>
        <w:tc>
          <w:tcPr>
            <w:tcW w:w="3138" w:type="dxa"/>
            <w:tcPrChange w:id="1296" w:author="Richard Fitzpatrick" w:date="2019-04-26T13:25:00Z">
              <w:tcPr>
                <w:tcW w:w="2254" w:type="dxa"/>
              </w:tcPr>
            </w:tcPrChange>
          </w:tcPr>
          <w:p w14:paraId="7E649615" w14:textId="77777777" w:rsidR="006E792D" w:rsidRPr="007450AE" w:rsidRDefault="006E792D" w:rsidP="00F262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Change w:id="1297" w:author="Richard Fitzpatrick" w:date="2019-04-26T13:25:00Z">
                  <w:rPr>
                    <w:rFonts w:ascii="Arial" w:hAnsi="Arial" w:cs="Arial"/>
                  </w:rPr>
                </w:rPrChange>
              </w:rPr>
            </w:pPr>
            <w:r w:rsidRPr="007450AE">
              <w:rPr>
                <w:rFonts w:ascii="Arial" w:hAnsi="Arial" w:cs="Arial"/>
                <w:sz w:val="20"/>
                <w:rPrChange w:id="1298" w:author="Richard Fitzpatrick" w:date="2019-04-26T13:25:00Z">
                  <w:rPr>
                    <w:rFonts w:ascii="Arial" w:hAnsi="Arial" w:cs="Arial"/>
                  </w:rPr>
                </w:rPrChange>
              </w:rPr>
              <w:t>-</w:t>
            </w:r>
          </w:p>
        </w:tc>
      </w:tr>
      <w:tr w:rsidR="006E792D" w:rsidRPr="007450AE" w14:paraId="03D4BB49" w14:textId="77777777" w:rsidTr="00D31722">
        <w:tc>
          <w:tcPr>
            <w:cnfStyle w:val="001000000000" w:firstRow="0" w:lastRow="0" w:firstColumn="1" w:lastColumn="0" w:oddVBand="0" w:evenVBand="0" w:oddHBand="0" w:evenHBand="0" w:firstRowFirstColumn="0" w:firstRowLastColumn="0" w:lastRowFirstColumn="0" w:lastRowLastColumn="0"/>
            <w:tcW w:w="2733" w:type="dxa"/>
            <w:tcPrChange w:id="1299" w:author="Richard Fitzpatrick" w:date="2019-04-26T13:25:00Z">
              <w:tcPr>
                <w:tcW w:w="2254" w:type="dxa"/>
              </w:tcPr>
            </w:tcPrChange>
          </w:tcPr>
          <w:p w14:paraId="3C4ED602" w14:textId="77777777" w:rsidR="006E792D" w:rsidRPr="007450AE" w:rsidRDefault="006E792D" w:rsidP="00F26248">
            <w:pPr>
              <w:jc w:val="center"/>
              <w:rPr>
                <w:rFonts w:ascii="Arial" w:hAnsi="Arial" w:cs="Arial"/>
                <w:sz w:val="20"/>
                <w:rPrChange w:id="1300" w:author="Richard Fitzpatrick" w:date="2019-04-26T13:25:00Z">
                  <w:rPr>
                    <w:rFonts w:ascii="Arial" w:hAnsi="Arial" w:cs="Arial"/>
                  </w:rPr>
                </w:rPrChange>
              </w:rPr>
            </w:pPr>
            <w:proofErr w:type="spellStart"/>
            <w:r w:rsidRPr="007450AE">
              <w:rPr>
                <w:rFonts w:ascii="Arial" w:hAnsi="Arial" w:cs="Arial"/>
                <w:sz w:val="20"/>
                <w:rPrChange w:id="1301" w:author="Richard Fitzpatrick" w:date="2019-04-26T13:25:00Z">
                  <w:rPr>
                    <w:rFonts w:ascii="Arial" w:hAnsi="Arial" w:cs="Arial"/>
                  </w:rPr>
                </w:rPrChange>
              </w:rPr>
              <w:t>SuFu</w:t>
            </w:r>
            <w:proofErr w:type="spellEnd"/>
            <w:r w:rsidRPr="007450AE">
              <w:rPr>
                <w:rFonts w:ascii="Arial" w:hAnsi="Arial" w:cs="Arial"/>
                <w:sz w:val="20"/>
                <w:rPrChange w:id="1302" w:author="Richard Fitzpatrick" w:date="2019-04-26T13:25:00Z">
                  <w:rPr>
                    <w:rFonts w:ascii="Arial" w:hAnsi="Arial" w:cs="Arial"/>
                  </w:rPr>
                </w:rPrChange>
              </w:rPr>
              <w:t xml:space="preserve"> Loss</w:t>
            </w:r>
          </w:p>
        </w:tc>
        <w:tc>
          <w:tcPr>
            <w:tcW w:w="1520" w:type="dxa"/>
            <w:tcPrChange w:id="1303" w:author="Richard Fitzpatrick" w:date="2019-04-26T13:25:00Z">
              <w:tcPr>
                <w:tcW w:w="2254" w:type="dxa"/>
              </w:tcPr>
            </w:tcPrChange>
          </w:tcPr>
          <w:p w14:paraId="3774F0B4" w14:textId="77777777" w:rsidR="006E792D" w:rsidRPr="007450AE" w:rsidRDefault="006E792D" w:rsidP="00F262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Change w:id="1304" w:author="Richard Fitzpatrick" w:date="2019-04-26T13:25:00Z">
                  <w:rPr>
                    <w:rFonts w:ascii="Arial" w:hAnsi="Arial" w:cs="Arial"/>
                  </w:rPr>
                </w:rPrChange>
              </w:rPr>
            </w:pPr>
            <w:r w:rsidRPr="007450AE">
              <w:rPr>
                <w:rFonts w:ascii="Arial" w:hAnsi="Arial" w:cs="Arial"/>
                <w:sz w:val="20"/>
                <w:rPrChange w:id="1305" w:author="Richard Fitzpatrick" w:date="2019-04-26T13:25:00Z">
                  <w:rPr>
                    <w:rFonts w:ascii="Arial" w:hAnsi="Arial" w:cs="Arial"/>
                  </w:rPr>
                </w:rPrChange>
              </w:rPr>
              <w:t>50,000</w:t>
            </w:r>
          </w:p>
        </w:tc>
        <w:tc>
          <w:tcPr>
            <w:tcW w:w="1559" w:type="dxa"/>
            <w:tcPrChange w:id="1306" w:author="Richard Fitzpatrick" w:date="2019-04-26T13:25:00Z">
              <w:tcPr>
                <w:tcW w:w="2254" w:type="dxa"/>
              </w:tcPr>
            </w:tcPrChange>
          </w:tcPr>
          <w:p w14:paraId="1C430B66" w14:textId="77777777" w:rsidR="006E792D" w:rsidRPr="007450AE" w:rsidRDefault="006E792D" w:rsidP="00F262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Change w:id="1307" w:author="Richard Fitzpatrick" w:date="2019-04-26T13:25:00Z">
                  <w:rPr>
                    <w:rFonts w:ascii="Arial" w:hAnsi="Arial" w:cs="Arial"/>
                  </w:rPr>
                </w:rPrChange>
              </w:rPr>
            </w:pPr>
            <w:r w:rsidRPr="007450AE">
              <w:rPr>
                <w:rFonts w:ascii="Arial" w:hAnsi="Arial" w:cs="Arial"/>
                <w:sz w:val="20"/>
                <w:rPrChange w:id="1308" w:author="Richard Fitzpatrick" w:date="2019-04-26T13:25:00Z">
                  <w:rPr>
                    <w:rFonts w:ascii="Arial" w:hAnsi="Arial" w:cs="Arial"/>
                  </w:rPr>
                </w:rPrChange>
              </w:rPr>
              <w:t>1.0</w:t>
            </w:r>
          </w:p>
        </w:tc>
        <w:tc>
          <w:tcPr>
            <w:tcW w:w="3138" w:type="dxa"/>
            <w:tcPrChange w:id="1309" w:author="Richard Fitzpatrick" w:date="2019-04-26T13:25:00Z">
              <w:tcPr>
                <w:tcW w:w="2254" w:type="dxa"/>
              </w:tcPr>
            </w:tcPrChange>
          </w:tcPr>
          <w:p w14:paraId="53191202" w14:textId="77777777" w:rsidR="006E792D" w:rsidRPr="007450AE" w:rsidRDefault="006E792D" w:rsidP="00F262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Change w:id="1310" w:author="Richard Fitzpatrick" w:date="2019-04-26T13:25:00Z">
                  <w:rPr>
                    <w:rFonts w:ascii="Arial" w:hAnsi="Arial" w:cs="Arial"/>
                  </w:rPr>
                </w:rPrChange>
              </w:rPr>
            </w:pPr>
            <w:r w:rsidRPr="007450AE">
              <w:rPr>
                <w:rFonts w:ascii="Arial" w:hAnsi="Arial" w:cs="Arial"/>
                <w:sz w:val="20"/>
                <w:rPrChange w:id="1311" w:author="Richard Fitzpatrick" w:date="2019-04-26T13:25:00Z">
                  <w:rPr>
                    <w:rFonts w:ascii="Arial" w:hAnsi="Arial" w:cs="Arial"/>
                  </w:rPr>
                </w:rPrChange>
              </w:rPr>
              <w:t>-</w:t>
            </w:r>
          </w:p>
        </w:tc>
      </w:tr>
      <w:tr w:rsidR="006E792D" w:rsidRPr="007450AE" w14:paraId="5F9B46DD" w14:textId="77777777" w:rsidTr="00D31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3" w:type="dxa"/>
            <w:tcPrChange w:id="1312" w:author="Richard Fitzpatrick" w:date="2019-04-26T13:25:00Z">
              <w:tcPr>
                <w:tcW w:w="2254" w:type="dxa"/>
              </w:tcPr>
            </w:tcPrChange>
          </w:tcPr>
          <w:p w14:paraId="132189DB" w14:textId="77777777" w:rsidR="006E792D" w:rsidRPr="007450AE" w:rsidRDefault="006E792D" w:rsidP="00F26248">
            <w:pPr>
              <w:jc w:val="center"/>
              <w:cnfStyle w:val="001000100000" w:firstRow="0" w:lastRow="0" w:firstColumn="1" w:lastColumn="0" w:oddVBand="0" w:evenVBand="0" w:oddHBand="1" w:evenHBand="0" w:firstRowFirstColumn="0" w:firstRowLastColumn="0" w:lastRowFirstColumn="0" w:lastRowLastColumn="0"/>
              <w:rPr>
                <w:rFonts w:ascii="Arial" w:hAnsi="Arial" w:cs="Arial"/>
                <w:sz w:val="20"/>
                <w:rPrChange w:id="1313" w:author="Richard Fitzpatrick" w:date="2019-04-26T13:25:00Z">
                  <w:rPr>
                    <w:rFonts w:ascii="Arial" w:hAnsi="Arial" w:cs="Arial"/>
                  </w:rPr>
                </w:rPrChange>
              </w:rPr>
            </w:pPr>
            <w:r w:rsidRPr="007450AE">
              <w:rPr>
                <w:rFonts w:ascii="Arial" w:hAnsi="Arial" w:cs="Arial"/>
                <w:sz w:val="20"/>
                <w:rPrChange w:id="1314" w:author="Richard Fitzpatrick" w:date="2019-04-26T13:25:00Z">
                  <w:rPr>
                    <w:rFonts w:ascii="Arial" w:hAnsi="Arial" w:cs="Arial"/>
                  </w:rPr>
                </w:rPrChange>
              </w:rPr>
              <w:t>Gli2/3 Phosphorylation</w:t>
            </w:r>
          </w:p>
        </w:tc>
        <w:tc>
          <w:tcPr>
            <w:tcW w:w="1520" w:type="dxa"/>
            <w:tcPrChange w:id="1315" w:author="Richard Fitzpatrick" w:date="2019-04-26T13:25:00Z">
              <w:tcPr>
                <w:tcW w:w="2254" w:type="dxa"/>
              </w:tcPr>
            </w:tcPrChange>
          </w:tcPr>
          <w:p w14:paraId="08B26217" w14:textId="77777777" w:rsidR="006E792D" w:rsidRPr="007450AE" w:rsidRDefault="006E792D" w:rsidP="00F262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Change w:id="1316" w:author="Richard Fitzpatrick" w:date="2019-04-26T13:25:00Z">
                  <w:rPr>
                    <w:rFonts w:ascii="Arial" w:hAnsi="Arial" w:cs="Arial"/>
                  </w:rPr>
                </w:rPrChange>
              </w:rPr>
            </w:pPr>
            <w:r w:rsidRPr="007450AE">
              <w:rPr>
                <w:rFonts w:ascii="Arial" w:hAnsi="Arial" w:cs="Arial"/>
                <w:sz w:val="20"/>
                <w:rPrChange w:id="1317" w:author="Richard Fitzpatrick" w:date="2019-04-26T13:25:00Z">
                  <w:rPr>
                    <w:rFonts w:ascii="Arial" w:hAnsi="Arial" w:cs="Arial"/>
                  </w:rPr>
                </w:rPrChange>
              </w:rPr>
              <w:t>25,000</w:t>
            </w:r>
          </w:p>
        </w:tc>
        <w:tc>
          <w:tcPr>
            <w:tcW w:w="1559" w:type="dxa"/>
            <w:tcPrChange w:id="1318" w:author="Richard Fitzpatrick" w:date="2019-04-26T13:25:00Z">
              <w:tcPr>
                <w:tcW w:w="2254" w:type="dxa"/>
              </w:tcPr>
            </w:tcPrChange>
          </w:tcPr>
          <w:p w14:paraId="3E69C36E" w14:textId="77777777" w:rsidR="006E792D" w:rsidRPr="007450AE" w:rsidRDefault="006E792D" w:rsidP="00F262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Change w:id="1319" w:author="Richard Fitzpatrick" w:date="2019-04-26T13:25:00Z">
                  <w:rPr>
                    <w:rFonts w:ascii="Arial" w:hAnsi="Arial" w:cs="Arial"/>
                  </w:rPr>
                </w:rPrChange>
              </w:rPr>
            </w:pPr>
            <w:r w:rsidRPr="007450AE">
              <w:rPr>
                <w:rFonts w:ascii="Arial" w:hAnsi="Arial" w:cs="Arial"/>
                <w:sz w:val="20"/>
                <w:rPrChange w:id="1320" w:author="Richard Fitzpatrick" w:date="2019-04-26T13:25:00Z">
                  <w:rPr>
                    <w:rFonts w:ascii="Arial" w:hAnsi="Arial" w:cs="Arial"/>
                  </w:rPr>
                </w:rPrChange>
              </w:rPr>
              <w:t>0.5</w:t>
            </w:r>
          </w:p>
        </w:tc>
        <w:tc>
          <w:tcPr>
            <w:tcW w:w="3138" w:type="dxa"/>
            <w:tcPrChange w:id="1321" w:author="Richard Fitzpatrick" w:date="2019-04-26T13:25:00Z">
              <w:tcPr>
                <w:tcW w:w="2254" w:type="dxa"/>
              </w:tcPr>
            </w:tcPrChange>
          </w:tcPr>
          <w:p w14:paraId="7A7B19D7" w14:textId="77777777" w:rsidR="006E792D" w:rsidRPr="007450AE" w:rsidRDefault="006E792D" w:rsidP="00F262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Change w:id="1322" w:author="Richard Fitzpatrick" w:date="2019-04-26T13:25:00Z">
                  <w:rPr>
                    <w:rFonts w:ascii="Arial" w:hAnsi="Arial" w:cs="Arial"/>
                  </w:rPr>
                </w:rPrChange>
              </w:rPr>
            </w:pPr>
            <w:proofErr w:type="spellStart"/>
            <w:r w:rsidRPr="007450AE">
              <w:rPr>
                <w:rFonts w:ascii="Arial" w:hAnsi="Arial" w:cs="Arial"/>
                <w:sz w:val="20"/>
                <w:rPrChange w:id="1323" w:author="Richard Fitzpatrick" w:date="2019-04-26T13:25:00Z">
                  <w:rPr>
                    <w:rFonts w:ascii="Arial" w:hAnsi="Arial" w:cs="Arial"/>
                  </w:rPr>
                </w:rPrChange>
              </w:rPr>
              <w:t>Vertommen</w:t>
            </w:r>
            <w:proofErr w:type="spellEnd"/>
            <w:r w:rsidRPr="007450AE">
              <w:rPr>
                <w:rFonts w:ascii="Arial" w:hAnsi="Arial" w:cs="Arial"/>
                <w:sz w:val="20"/>
                <w:rPrChange w:id="1324" w:author="Richard Fitzpatrick" w:date="2019-04-26T13:25:00Z">
                  <w:rPr>
                    <w:rFonts w:ascii="Arial" w:hAnsi="Arial" w:cs="Arial"/>
                  </w:rPr>
                </w:rPrChange>
              </w:rPr>
              <w:t xml:space="preserve"> et al. (2000)</w:t>
            </w:r>
          </w:p>
        </w:tc>
      </w:tr>
      <w:tr w:rsidR="006E792D" w:rsidRPr="007450AE" w14:paraId="3BE0E88F" w14:textId="77777777" w:rsidTr="00D31722">
        <w:tc>
          <w:tcPr>
            <w:cnfStyle w:val="001000000000" w:firstRow="0" w:lastRow="0" w:firstColumn="1" w:lastColumn="0" w:oddVBand="0" w:evenVBand="0" w:oddHBand="0" w:evenHBand="0" w:firstRowFirstColumn="0" w:firstRowLastColumn="0" w:lastRowFirstColumn="0" w:lastRowLastColumn="0"/>
            <w:tcW w:w="2733" w:type="dxa"/>
            <w:tcPrChange w:id="1325" w:author="Richard Fitzpatrick" w:date="2019-04-26T13:25:00Z">
              <w:tcPr>
                <w:tcW w:w="2254" w:type="dxa"/>
              </w:tcPr>
            </w:tcPrChange>
          </w:tcPr>
          <w:p w14:paraId="62FA6C91" w14:textId="77777777" w:rsidR="006E792D" w:rsidRPr="007450AE" w:rsidRDefault="006E792D" w:rsidP="00F26248">
            <w:pPr>
              <w:jc w:val="center"/>
              <w:rPr>
                <w:rFonts w:ascii="Arial" w:hAnsi="Arial" w:cs="Arial"/>
                <w:sz w:val="20"/>
                <w:rPrChange w:id="1326" w:author="Richard Fitzpatrick" w:date="2019-04-26T13:25:00Z">
                  <w:rPr>
                    <w:rFonts w:ascii="Arial" w:hAnsi="Arial" w:cs="Arial"/>
                  </w:rPr>
                </w:rPrChange>
              </w:rPr>
            </w:pPr>
            <w:r w:rsidRPr="007450AE">
              <w:rPr>
                <w:rFonts w:ascii="Arial" w:hAnsi="Arial" w:cs="Arial"/>
                <w:sz w:val="20"/>
                <w:rPrChange w:id="1327" w:author="Richard Fitzpatrick" w:date="2019-04-26T13:25:00Z">
                  <w:rPr>
                    <w:rFonts w:ascii="Arial" w:hAnsi="Arial" w:cs="Arial"/>
                  </w:rPr>
                </w:rPrChange>
              </w:rPr>
              <w:t>Gli2/3(R) Production</w:t>
            </w:r>
          </w:p>
        </w:tc>
        <w:tc>
          <w:tcPr>
            <w:tcW w:w="1520" w:type="dxa"/>
            <w:tcPrChange w:id="1328" w:author="Richard Fitzpatrick" w:date="2019-04-26T13:25:00Z">
              <w:tcPr>
                <w:tcW w:w="2254" w:type="dxa"/>
              </w:tcPr>
            </w:tcPrChange>
          </w:tcPr>
          <w:p w14:paraId="3C23E02D" w14:textId="77777777" w:rsidR="006E792D" w:rsidRPr="007450AE" w:rsidRDefault="006E792D" w:rsidP="00F262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Change w:id="1329" w:author="Richard Fitzpatrick" w:date="2019-04-26T13:25:00Z">
                  <w:rPr>
                    <w:rFonts w:ascii="Arial" w:hAnsi="Arial" w:cs="Arial"/>
                  </w:rPr>
                </w:rPrChange>
              </w:rPr>
            </w:pPr>
            <w:r w:rsidRPr="007450AE">
              <w:rPr>
                <w:rFonts w:ascii="Arial" w:hAnsi="Arial" w:cs="Arial"/>
                <w:sz w:val="20"/>
                <w:rPrChange w:id="1330" w:author="Richard Fitzpatrick" w:date="2019-04-26T13:25:00Z">
                  <w:rPr>
                    <w:rFonts w:ascii="Arial" w:hAnsi="Arial" w:cs="Arial"/>
                  </w:rPr>
                </w:rPrChange>
              </w:rPr>
              <w:t>10,000</w:t>
            </w:r>
          </w:p>
        </w:tc>
        <w:tc>
          <w:tcPr>
            <w:tcW w:w="1559" w:type="dxa"/>
            <w:tcPrChange w:id="1331" w:author="Richard Fitzpatrick" w:date="2019-04-26T13:25:00Z">
              <w:tcPr>
                <w:tcW w:w="2254" w:type="dxa"/>
              </w:tcPr>
            </w:tcPrChange>
          </w:tcPr>
          <w:p w14:paraId="475BEE99" w14:textId="77777777" w:rsidR="006E792D" w:rsidRPr="007450AE" w:rsidRDefault="006E792D" w:rsidP="00F262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vertAlign w:val="superscript"/>
                <w:rPrChange w:id="1332" w:author="Richard Fitzpatrick" w:date="2019-04-26T13:25:00Z">
                  <w:rPr>
                    <w:rFonts w:ascii="Arial" w:hAnsi="Arial" w:cs="Arial"/>
                    <w:vertAlign w:val="superscript"/>
                  </w:rPr>
                </w:rPrChange>
              </w:rPr>
            </w:pPr>
            <w:r w:rsidRPr="007450AE">
              <w:rPr>
                <w:rFonts w:ascii="Arial" w:hAnsi="Arial" w:cs="Arial"/>
                <w:sz w:val="20"/>
                <w:rPrChange w:id="1333" w:author="Richard Fitzpatrick" w:date="2019-04-26T13:25:00Z">
                  <w:rPr>
                    <w:rFonts w:ascii="Arial" w:hAnsi="Arial" w:cs="Arial"/>
                  </w:rPr>
                </w:rPrChange>
              </w:rPr>
              <w:t>2.0 x 10</w:t>
            </w:r>
            <w:r w:rsidRPr="007450AE">
              <w:rPr>
                <w:rFonts w:ascii="Arial" w:hAnsi="Arial" w:cs="Arial"/>
                <w:sz w:val="20"/>
                <w:vertAlign w:val="superscript"/>
                <w:rPrChange w:id="1334" w:author="Richard Fitzpatrick" w:date="2019-04-26T13:25:00Z">
                  <w:rPr>
                    <w:rFonts w:ascii="Arial" w:hAnsi="Arial" w:cs="Arial"/>
                    <w:vertAlign w:val="superscript"/>
                  </w:rPr>
                </w:rPrChange>
              </w:rPr>
              <w:t>-4</w:t>
            </w:r>
          </w:p>
        </w:tc>
        <w:tc>
          <w:tcPr>
            <w:tcW w:w="3138" w:type="dxa"/>
            <w:tcPrChange w:id="1335" w:author="Richard Fitzpatrick" w:date="2019-04-26T13:25:00Z">
              <w:tcPr>
                <w:tcW w:w="2254" w:type="dxa"/>
              </w:tcPr>
            </w:tcPrChange>
          </w:tcPr>
          <w:p w14:paraId="2CDD2BAA" w14:textId="77777777" w:rsidR="006E792D" w:rsidRPr="007450AE" w:rsidRDefault="006E792D" w:rsidP="00F262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Change w:id="1336" w:author="Richard Fitzpatrick" w:date="2019-04-26T13:25:00Z">
                  <w:rPr>
                    <w:rFonts w:ascii="Arial" w:hAnsi="Arial" w:cs="Arial"/>
                  </w:rPr>
                </w:rPrChange>
              </w:rPr>
            </w:pPr>
            <w:r w:rsidRPr="007450AE">
              <w:rPr>
                <w:rFonts w:ascii="Arial" w:hAnsi="Arial" w:cs="Arial"/>
                <w:sz w:val="20"/>
                <w:rPrChange w:id="1337" w:author="Richard Fitzpatrick" w:date="2019-04-26T13:25:00Z">
                  <w:rPr>
                    <w:rFonts w:ascii="Arial" w:hAnsi="Arial" w:cs="Arial"/>
                  </w:rPr>
                </w:rPrChange>
              </w:rPr>
              <w:t>Lai et al. (2004)</w:t>
            </w:r>
          </w:p>
        </w:tc>
      </w:tr>
      <w:tr w:rsidR="006E792D" w:rsidRPr="007450AE" w14:paraId="563BE32F" w14:textId="77777777" w:rsidTr="00D31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3" w:type="dxa"/>
            <w:tcPrChange w:id="1338" w:author="Richard Fitzpatrick" w:date="2019-04-26T13:25:00Z">
              <w:tcPr>
                <w:tcW w:w="2254" w:type="dxa"/>
              </w:tcPr>
            </w:tcPrChange>
          </w:tcPr>
          <w:p w14:paraId="3E467A95" w14:textId="77777777" w:rsidR="006E792D" w:rsidRPr="007450AE" w:rsidRDefault="006E792D" w:rsidP="00F26248">
            <w:pPr>
              <w:jc w:val="center"/>
              <w:cnfStyle w:val="001000100000" w:firstRow="0" w:lastRow="0" w:firstColumn="1" w:lastColumn="0" w:oddVBand="0" w:evenVBand="0" w:oddHBand="1" w:evenHBand="0" w:firstRowFirstColumn="0" w:firstRowLastColumn="0" w:lastRowFirstColumn="0" w:lastRowLastColumn="0"/>
              <w:rPr>
                <w:rFonts w:ascii="Arial" w:hAnsi="Arial" w:cs="Arial"/>
                <w:sz w:val="20"/>
                <w:rPrChange w:id="1339" w:author="Richard Fitzpatrick" w:date="2019-04-26T13:25:00Z">
                  <w:rPr>
                    <w:rFonts w:ascii="Arial" w:hAnsi="Arial" w:cs="Arial"/>
                  </w:rPr>
                </w:rPrChange>
              </w:rPr>
            </w:pPr>
            <w:r w:rsidRPr="007450AE">
              <w:rPr>
                <w:rFonts w:ascii="Arial" w:hAnsi="Arial" w:cs="Arial"/>
                <w:sz w:val="20"/>
                <w:rPrChange w:id="1340" w:author="Richard Fitzpatrick" w:date="2019-04-26T13:25:00Z">
                  <w:rPr>
                    <w:rFonts w:ascii="Arial" w:hAnsi="Arial" w:cs="Arial"/>
                  </w:rPr>
                </w:rPrChange>
              </w:rPr>
              <w:t>Gli2/3(R) Degradation</w:t>
            </w:r>
          </w:p>
        </w:tc>
        <w:tc>
          <w:tcPr>
            <w:tcW w:w="1520" w:type="dxa"/>
            <w:tcPrChange w:id="1341" w:author="Richard Fitzpatrick" w:date="2019-04-26T13:25:00Z">
              <w:tcPr>
                <w:tcW w:w="2254" w:type="dxa"/>
              </w:tcPr>
            </w:tcPrChange>
          </w:tcPr>
          <w:p w14:paraId="30D98EA8" w14:textId="77777777" w:rsidR="006E792D" w:rsidRPr="007450AE" w:rsidRDefault="006E792D" w:rsidP="00F262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Change w:id="1342" w:author="Richard Fitzpatrick" w:date="2019-04-26T13:25:00Z">
                  <w:rPr>
                    <w:rFonts w:ascii="Arial" w:hAnsi="Arial" w:cs="Arial"/>
                  </w:rPr>
                </w:rPrChange>
              </w:rPr>
            </w:pPr>
            <w:r w:rsidRPr="007450AE">
              <w:rPr>
                <w:rFonts w:ascii="Arial" w:hAnsi="Arial" w:cs="Arial"/>
                <w:sz w:val="20"/>
                <w:rPrChange w:id="1343" w:author="Richard Fitzpatrick" w:date="2019-04-26T13:25:00Z">
                  <w:rPr>
                    <w:rFonts w:ascii="Arial" w:hAnsi="Arial" w:cs="Arial"/>
                  </w:rPr>
                </w:rPrChange>
              </w:rPr>
              <w:t>1000</w:t>
            </w:r>
          </w:p>
        </w:tc>
        <w:tc>
          <w:tcPr>
            <w:tcW w:w="1559" w:type="dxa"/>
            <w:tcPrChange w:id="1344" w:author="Richard Fitzpatrick" w:date="2019-04-26T13:25:00Z">
              <w:tcPr>
                <w:tcW w:w="2254" w:type="dxa"/>
              </w:tcPr>
            </w:tcPrChange>
          </w:tcPr>
          <w:p w14:paraId="2542856B" w14:textId="77777777" w:rsidR="006E792D" w:rsidRPr="007450AE" w:rsidRDefault="006E792D" w:rsidP="00F262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vertAlign w:val="superscript"/>
                <w:rPrChange w:id="1345" w:author="Richard Fitzpatrick" w:date="2019-04-26T13:25:00Z">
                  <w:rPr>
                    <w:rFonts w:ascii="Arial" w:hAnsi="Arial" w:cs="Arial"/>
                    <w:vertAlign w:val="superscript"/>
                  </w:rPr>
                </w:rPrChange>
              </w:rPr>
            </w:pPr>
            <w:r w:rsidRPr="007450AE">
              <w:rPr>
                <w:rFonts w:ascii="Arial" w:hAnsi="Arial" w:cs="Arial"/>
                <w:sz w:val="20"/>
                <w:rPrChange w:id="1346" w:author="Richard Fitzpatrick" w:date="2019-04-26T13:25:00Z">
                  <w:rPr>
                    <w:rFonts w:ascii="Arial" w:hAnsi="Arial" w:cs="Arial"/>
                  </w:rPr>
                </w:rPrChange>
              </w:rPr>
              <w:t>1.5 x 10</w:t>
            </w:r>
            <w:r w:rsidRPr="007450AE">
              <w:rPr>
                <w:rFonts w:ascii="Arial" w:hAnsi="Arial" w:cs="Arial"/>
                <w:sz w:val="20"/>
                <w:vertAlign w:val="superscript"/>
                <w:rPrChange w:id="1347" w:author="Richard Fitzpatrick" w:date="2019-04-26T13:25:00Z">
                  <w:rPr>
                    <w:rFonts w:ascii="Arial" w:hAnsi="Arial" w:cs="Arial"/>
                    <w:vertAlign w:val="superscript"/>
                  </w:rPr>
                </w:rPrChange>
              </w:rPr>
              <w:t>-4</w:t>
            </w:r>
          </w:p>
        </w:tc>
        <w:tc>
          <w:tcPr>
            <w:tcW w:w="3138" w:type="dxa"/>
            <w:tcPrChange w:id="1348" w:author="Richard Fitzpatrick" w:date="2019-04-26T13:25:00Z">
              <w:tcPr>
                <w:tcW w:w="2254" w:type="dxa"/>
              </w:tcPr>
            </w:tcPrChange>
          </w:tcPr>
          <w:p w14:paraId="0405312B" w14:textId="77777777" w:rsidR="006E792D" w:rsidRPr="007450AE" w:rsidRDefault="006E792D" w:rsidP="00F262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Change w:id="1349" w:author="Richard Fitzpatrick" w:date="2019-04-26T13:25:00Z">
                  <w:rPr>
                    <w:rFonts w:ascii="Arial" w:hAnsi="Arial" w:cs="Arial"/>
                  </w:rPr>
                </w:rPrChange>
              </w:rPr>
            </w:pPr>
            <w:r w:rsidRPr="007450AE">
              <w:rPr>
                <w:rFonts w:ascii="Arial" w:hAnsi="Arial" w:cs="Arial"/>
                <w:sz w:val="20"/>
                <w:rPrChange w:id="1350" w:author="Richard Fitzpatrick" w:date="2019-04-26T13:25:00Z">
                  <w:rPr>
                    <w:rFonts w:ascii="Arial" w:hAnsi="Arial" w:cs="Arial"/>
                  </w:rPr>
                </w:rPrChange>
              </w:rPr>
              <w:t>Lai et al. (2004)</w:t>
            </w:r>
          </w:p>
        </w:tc>
      </w:tr>
      <w:tr w:rsidR="006E792D" w:rsidRPr="007450AE" w14:paraId="57256FC4" w14:textId="77777777" w:rsidTr="00D31722">
        <w:tc>
          <w:tcPr>
            <w:cnfStyle w:val="001000000000" w:firstRow="0" w:lastRow="0" w:firstColumn="1" w:lastColumn="0" w:oddVBand="0" w:evenVBand="0" w:oddHBand="0" w:evenHBand="0" w:firstRowFirstColumn="0" w:firstRowLastColumn="0" w:lastRowFirstColumn="0" w:lastRowLastColumn="0"/>
            <w:tcW w:w="2733" w:type="dxa"/>
            <w:tcPrChange w:id="1351" w:author="Richard Fitzpatrick" w:date="2019-04-26T13:25:00Z">
              <w:tcPr>
                <w:tcW w:w="2254" w:type="dxa"/>
              </w:tcPr>
            </w:tcPrChange>
          </w:tcPr>
          <w:p w14:paraId="5287747D" w14:textId="77777777" w:rsidR="006E792D" w:rsidRPr="007450AE" w:rsidRDefault="006E792D" w:rsidP="00F26248">
            <w:pPr>
              <w:jc w:val="center"/>
              <w:rPr>
                <w:rFonts w:ascii="Arial" w:hAnsi="Arial" w:cs="Arial"/>
                <w:sz w:val="20"/>
                <w:rPrChange w:id="1352" w:author="Richard Fitzpatrick" w:date="2019-04-26T13:25:00Z">
                  <w:rPr>
                    <w:rFonts w:ascii="Arial" w:hAnsi="Arial" w:cs="Arial"/>
                  </w:rPr>
                </w:rPrChange>
              </w:rPr>
            </w:pPr>
            <w:r w:rsidRPr="007450AE">
              <w:rPr>
                <w:rFonts w:ascii="Arial" w:hAnsi="Arial" w:cs="Arial"/>
                <w:sz w:val="20"/>
                <w:rPrChange w:id="1353" w:author="Richard Fitzpatrick" w:date="2019-04-26T13:25:00Z">
                  <w:rPr>
                    <w:rFonts w:ascii="Arial" w:hAnsi="Arial" w:cs="Arial"/>
                  </w:rPr>
                </w:rPrChange>
              </w:rPr>
              <w:t>Shh Binding</w:t>
            </w:r>
          </w:p>
        </w:tc>
        <w:tc>
          <w:tcPr>
            <w:tcW w:w="1520" w:type="dxa"/>
            <w:tcPrChange w:id="1354" w:author="Richard Fitzpatrick" w:date="2019-04-26T13:25:00Z">
              <w:tcPr>
                <w:tcW w:w="2254" w:type="dxa"/>
              </w:tcPr>
            </w:tcPrChange>
          </w:tcPr>
          <w:p w14:paraId="318CC743" w14:textId="77777777" w:rsidR="006E792D" w:rsidRPr="007450AE" w:rsidRDefault="006E792D" w:rsidP="00F262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Change w:id="1355" w:author="Richard Fitzpatrick" w:date="2019-04-26T13:25:00Z">
                  <w:rPr>
                    <w:rFonts w:ascii="Arial" w:hAnsi="Arial" w:cs="Arial"/>
                  </w:rPr>
                </w:rPrChange>
              </w:rPr>
            </w:pPr>
            <w:r w:rsidRPr="007450AE">
              <w:rPr>
                <w:rFonts w:ascii="Arial" w:hAnsi="Arial" w:cs="Arial"/>
                <w:sz w:val="20"/>
                <w:rPrChange w:id="1356" w:author="Richard Fitzpatrick" w:date="2019-04-26T13:25:00Z">
                  <w:rPr>
                    <w:rFonts w:ascii="Arial" w:hAnsi="Arial" w:cs="Arial"/>
                  </w:rPr>
                </w:rPrChange>
              </w:rPr>
              <w:t>250,000</w:t>
            </w:r>
          </w:p>
        </w:tc>
        <w:tc>
          <w:tcPr>
            <w:tcW w:w="1559" w:type="dxa"/>
            <w:tcPrChange w:id="1357" w:author="Richard Fitzpatrick" w:date="2019-04-26T13:25:00Z">
              <w:tcPr>
                <w:tcW w:w="2254" w:type="dxa"/>
              </w:tcPr>
            </w:tcPrChange>
          </w:tcPr>
          <w:p w14:paraId="00C525BE" w14:textId="77777777" w:rsidR="006E792D" w:rsidRPr="007450AE" w:rsidRDefault="006E792D" w:rsidP="00F262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Change w:id="1358" w:author="Richard Fitzpatrick" w:date="2019-04-26T13:25:00Z">
                  <w:rPr>
                    <w:rFonts w:ascii="Arial" w:hAnsi="Arial" w:cs="Arial"/>
                  </w:rPr>
                </w:rPrChange>
              </w:rPr>
            </w:pPr>
            <w:r w:rsidRPr="007450AE">
              <w:rPr>
                <w:rFonts w:ascii="Arial" w:hAnsi="Arial" w:cs="Arial"/>
                <w:sz w:val="20"/>
                <w:rPrChange w:id="1359" w:author="Richard Fitzpatrick" w:date="2019-04-26T13:25:00Z">
                  <w:rPr>
                    <w:rFonts w:ascii="Arial" w:hAnsi="Arial" w:cs="Arial"/>
                  </w:rPr>
                </w:rPrChange>
              </w:rPr>
              <w:t>1.5 x 10</w:t>
            </w:r>
            <w:r w:rsidRPr="007450AE">
              <w:rPr>
                <w:rFonts w:ascii="Arial" w:hAnsi="Arial" w:cs="Arial"/>
                <w:sz w:val="20"/>
                <w:vertAlign w:val="superscript"/>
                <w:rPrChange w:id="1360" w:author="Richard Fitzpatrick" w:date="2019-04-26T13:25:00Z">
                  <w:rPr>
                    <w:rFonts w:ascii="Arial" w:hAnsi="Arial" w:cs="Arial"/>
                    <w:vertAlign w:val="superscript"/>
                  </w:rPr>
                </w:rPrChange>
              </w:rPr>
              <w:t>-3</w:t>
            </w:r>
          </w:p>
        </w:tc>
        <w:tc>
          <w:tcPr>
            <w:tcW w:w="3138" w:type="dxa"/>
            <w:tcPrChange w:id="1361" w:author="Richard Fitzpatrick" w:date="2019-04-26T13:25:00Z">
              <w:tcPr>
                <w:tcW w:w="2254" w:type="dxa"/>
              </w:tcPr>
            </w:tcPrChange>
          </w:tcPr>
          <w:p w14:paraId="264599AE" w14:textId="77777777" w:rsidR="006E792D" w:rsidRPr="007450AE" w:rsidRDefault="006E792D" w:rsidP="00F262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Change w:id="1362" w:author="Richard Fitzpatrick" w:date="2019-04-26T13:25:00Z">
                  <w:rPr>
                    <w:rFonts w:ascii="Arial" w:hAnsi="Arial" w:cs="Arial"/>
                  </w:rPr>
                </w:rPrChange>
              </w:rPr>
            </w:pPr>
            <w:r w:rsidRPr="007450AE">
              <w:rPr>
                <w:rFonts w:ascii="Arial" w:hAnsi="Arial" w:cs="Arial"/>
                <w:sz w:val="20"/>
                <w:rPrChange w:id="1363" w:author="Richard Fitzpatrick" w:date="2019-04-26T13:25:00Z">
                  <w:rPr>
                    <w:rFonts w:ascii="Arial" w:hAnsi="Arial" w:cs="Arial"/>
                  </w:rPr>
                </w:rPrChange>
              </w:rPr>
              <w:t xml:space="preserve">French and </w:t>
            </w:r>
            <w:proofErr w:type="spellStart"/>
            <w:r w:rsidRPr="007450AE">
              <w:rPr>
                <w:rFonts w:ascii="Arial" w:hAnsi="Arial" w:cs="Arial"/>
                <w:sz w:val="20"/>
                <w:rPrChange w:id="1364" w:author="Richard Fitzpatrick" w:date="2019-04-26T13:25:00Z">
                  <w:rPr>
                    <w:rFonts w:ascii="Arial" w:hAnsi="Arial" w:cs="Arial"/>
                  </w:rPr>
                </w:rPrChange>
              </w:rPr>
              <w:t>Lauffenburger</w:t>
            </w:r>
            <w:proofErr w:type="spellEnd"/>
            <w:r w:rsidRPr="007450AE">
              <w:rPr>
                <w:rFonts w:ascii="Arial" w:hAnsi="Arial" w:cs="Arial"/>
                <w:sz w:val="20"/>
                <w:rPrChange w:id="1365" w:author="Richard Fitzpatrick" w:date="2019-04-26T13:25:00Z">
                  <w:rPr>
                    <w:rFonts w:ascii="Arial" w:hAnsi="Arial" w:cs="Arial"/>
                  </w:rPr>
                </w:rPrChange>
              </w:rPr>
              <w:t xml:space="preserve"> (1996).</w:t>
            </w:r>
          </w:p>
        </w:tc>
      </w:tr>
      <w:tr w:rsidR="006E792D" w:rsidRPr="007450AE" w14:paraId="7EC01CE7" w14:textId="77777777" w:rsidTr="00D31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3" w:type="dxa"/>
            <w:tcPrChange w:id="1366" w:author="Richard Fitzpatrick" w:date="2019-04-26T13:25:00Z">
              <w:tcPr>
                <w:tcW w:w="2254" w:type="dxa"/>
              </w:tcPr>
            </w:tcPrChange>
          </w:tcPr>
          <w:p w14:paraId="523DA973" w14:textId="77777777" w:rsidR="006E792D" w:rsidRPr="007450AE" w:rsidRDefault="006E792D" w:rsidP="00F26248">
            <w:pPr>
              <w:jc w:val="center"/>
              <w:cnfStyle w:val="001000100000" w:firstRow="0" w:lastRow="0" w:firstColumn="1" w:lastColumn="0" w:oddVBand="0" w:evenVBand="0" w:oddHBand="1" w:evenHBand="0" w:firstRowFirstColumn="0" w:firstRowLastColumn="0" w:lastRowFirstColumn="0" w:lastRowLastColumn="0"/>
              <w:rPr>
                <w:rFonts w:ascii="Arial" w:hAnsi="Arial" w:cs="Arial"/>
                <w:sz w:val="20"/>
                <w:rPrChange w:id="1367" w:author="Richard Fitzpatrick" w:date="2019-04-26T13:25:00Z">
                  <w:rPr>
                    <w:rFonts w:ascii="Arial" w:hAnsi="Arial" w:cs="Arial"/>
                  </w:rPr>
                </w:rPrChange>
              </w:rPr>
            </w:pPr>
            <w:r w:rsidRPr="007450AE">
              <w:rPr>
                <w:rFonts w:ascii="Arial" w:hAnsi="Arial" w:cs="Arial"/>
                <w:sz w:val="20"/>
                <w:rPrChange w:id="1368" w:author="Richard Fitzpatrick" w:date="2019-04-26T13:25:00Z">
                  <w:rPr>
                    <w:rFonts w:ascii="Arial" w:hAnsi="Arial" w:cs="Arial"/>
                  </w:rPr>
                </w:rPrChange>
              </w:rPr>
              <w:t>Smoothened Phosphorylation</w:t>
            </w:r>
          </w:p>
        </w:tc>
        <w:tc>
          <w:tcPr>
            <w:tcW w:w="1520" w:type="dxa"/>
            <w:tcPrChange w:id="1369" w:author="Richard Fitzpatrick" w:date="2019-04-26T13:25:00Z">
              <w:tcPr>
                <w:tcW w:w="2254" w:type="dxa"/>
              </w:tcPr>
            </w:tcPrChange>
          </w:tcPr>
          <w:p w14:paraId="229A90DF" w14:textId="77777777" w:rsidR="006E792D" w:rsidRPr="007450AE" w:rsidRDefault="006E792D" w:rsidP="00F262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Change w:id="1370" w:author="Richard Fitzpatrick" w:date="2019-04-26T13:25:00Z">
                  <w:rPr>
                    <w:rFonts w:ascii="Arial" w:hAnsi="Arial" w:cs="Arial"/>
                  </w:rPr>
                </w:rPrChange>
              </w:rPr>
            </w:pPr>
            <w:r w:rsidRPr="007450AE">
              <w:rPr>
                <w:rFonts w:ascii="Arial" w:hAnsi="Arial" w:cs="Arial"/>
                <w:sz w:val="20"/>
                <w:rPrChange w:id="1371" w:author="Richard Fitzpatrick" w:date="2019-04-26T13:25:00Z">
                  <w:rPr>
                    <w:rFonts w:ascii="Arial" w:hAnsi="Arial" w:cs="Arial"/>
                  </w:rPr>
                </w:rPrChange>
              </w:rPr>
              <w:t>50,000</w:t>
            </w:r>
          </w:p>
        </w:tc>
        <w:tc>
          <w:tcPr>
            <w:tcW w:w="1559" w:type="dxa"/>
            <w:tcPrChange w:id="1372" w:author="Richard Fitzpatrick" w:date="2019-04-26T13:25:00Z">
              <w:tcPr>
                <w:tcW w:w="2254" w:type="dxa"/>
              </w:tcPr>
            </w:tcPrChange>
          </w:tcPr>
          <w:p w14:paraId="1EB48AAA" w14:textId="77777777" w:rsidR="006E792D" w:rsidRPr="007450AE" w:rsidRDefault="006E792D" w:rsidP="00F262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Change w:id="1373" w:author="Richard Fitzpatrick" w:date="2019-04-26T13:25:00Z">
                  <w:rPr>
                    <w:rFonts w:ascii="Arial" w:hAnsi="Arial" w:cs="Arial"/>
                  </w:rPr>
                </w:rPrChange>
              </w:rPr>
            </w:pPr>
            <w:r w:rsidRPr="007450AE">
              <w:rPr>
                <w:rFonts w:ascii="Arial" w:hAnsi="Arial" w:cs="Arial"/>
                <w:sz w:val="20"/>
                <w:rPrChange w:id="1374" w:author="Richard Fitzpatrick" w:date="2019-04-26T13:25:00Z">
                  <w:rPr>
                    <w:rFonts w:ascii="Arial" w:hAnsi="Arial" w:cs="Arial"/>
                  </w:rPr>
                </w:rPrChange>
              </w:rPr>
              <w:t>0.5</w:t>
            </w:r>
          </w:p>
        </w:tc>
        <w:tc>
          <w:tcPr>
            <w:tcW w:w="3138" w:type="dxa"/>
            <w:tcPrChange w:id="1375" w:author="Richard Fitzpatrick" w:date="2019-04-26T13:25:00Z">
              <w:tcPr>
                <w:tcW w:w="2254" w:type="dxa"/>
              </w:tcPr>
            </w:tcPrChange>
          </w:tcPr>
          <w:p w14:paraId="0F385275" w14:textId="77777777" w:rsidR="006E792D" w:rsidRPr="007450AE" w:rsidRDefault="006E792D" w:rsidP="00F262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Change w:id="1376" w:author="Richard Fitzpatrick" w:date="2019-04-26T13:25:00Z">
                  <w:rPr>
                    <w:rFonts w:ascii="Arial" w:hAnsi="Arial" w:cs="Arial"/>
                  </w:rPr>
                </w:rPrChange>
              </w:rPr>
            </w:pPr>
            <w:proofErr w:type="spellStart"/>
            <w:r w:rsidRPr="007450AE">
              <w:rPr>
                <w:rFonts w:ascii="Arial" w:hAnsi="Arial" w:cs="Arial"/>
                <w:sz w:val="20"/>
                <w:rPrChange w:id="1377" w:author="Richard Fitzpatrick" w:date="2019-04-26T13:25:00Z">
                  <w:rPr>
                    <w:rFonts w:ascii="Arial" w:hAnsi="Arial" w:cs="Arial"/>
                  </w:rPr>
                </w:rPrChange>
              </w:rPr>
              <w:t>Vertommen</w:t>
            </w:r>
            <w:proofErr w:type="spellEnd"/>
            <w:r w:rsidRPr="007450AE">
              <w:rPr>
                <w:rFonts w:ascii="Arial" w:hAnsi="Arial" w:cs="Arial"/>
                <w:sz w:val="20"/>
                <w:rPrChange w:id="1378" w:author="Richard Fitzpatrick" w:date="2019-04-26T13:25:00Z">
                  <w:rPr>
                    <w:rFonts w:ascii="Arial" w:hAnsi="Arial" w:cs="Arial"/>
                  </w:rPr>
                </w:rPrChange>
              </w:rPr>
              <w:t xml:space="preserve"> et al. (2000)</w:t>
            </w:r>
          </w:p>
        </w:tc>
      </w:tr>
      <w:tr w:rsidR="006E792D" w:rsidRPr="007450AE" w14:paraId="0F5BCBD3" w14:textId="77777777" w:rsidTr="00D31722">
        <w:tc>
          <w:tcPr>
            <w:cnfStyle w:val="001000000000" w:firstRow="0" w:lastRow="0" w:firstColumn="1" w:lastColumn="0" w:oddVBand="0" w:evenVBand="0" w:oddHBand="0" w:evenHBand="0" w:firstRowFirstColumn="0" w:firstRowLastColumn="0" w:lastRowFirstColumn="0" w:lastRowLastColumn="0"/>
            <w:tcW w:w="2733" w:type="dxa"/>
            <w:tcPrChange w:id="1379" w:author="Richard Fitzpatrick" w:date="2019-04-26T13:25:00Z">
              <w:tcPr>
                <w:tcW w:w="2254" w:type="dxa"/>
              </w:tcPr>
            </w:tcPrChange>
          </w:tcPr>
          <w:p w14:paraId="2B21D849" w14:textId="77777777" w:rsidR="006E792D" w:rsidRPr="007450AE" w:rsidRDefault="006E792D" w:rsidP="00F26248">
            <w:pPr>
              <w:jc w:val="center"/>
              <w:rPr>
                <w:rFonts w:ascii="Arial" w:hAnsi="Arial" w:cs="Arial"/>
                <w:sz w:val="20"/>
                <w:rPrChange w:id="1380" w:author="Richard Fitzpatrick" w:date="2019-04-26T13:25:00Z">
                  <w:rPr>
                    <w:rFonts w:ascii="Arial" w:hAnsi="Arial" w:cs="Arial"/>
                  </w:rPr>
                </w:rPrChange>
              </w:rPr>
            </w:pPr>
            <w:r w:rsidRPr="007450AE">
              <w:rPr>
                <w:rFonts w:ascii="Arial" w:hAnsi="Arial" w:cs="Arial"/>
                <w:sz w:val="20"/>
                <w:rPrChange w:id="1381" w:author="Richard Fitzpatrick" w:date="2019-04-26T13:25:00Z">
                  <w:rPr>
                    <w:rFonts w:ascii="Arial" w:hAnsi="Arial" w:cs="Arial"/>
                  </w:rPr>
                </w:rPrChange>
              </w:rPr>
              <w:t>Smoothened Localisation</w:t>
            </w:r>
          </w:p>
        </w:tc>
        <w:tc>
          <w:tcPr>
            <w:tcW w:w="1520" w:type="dxa"/>
            <w:tcPrChange w:id="1382" w:author="Richard Fitzpatrick" w:date="2019-04-26T13:25:00Z">
              <w:tcPr>
                <w:tcW w:w="2254" w:type="dxa"/>
              </w:tcPr>
            </w:tcPrChange>
          </w:tcPr>
          <w:p w14:paraId="4C73207E" w14:textId="77777777" w:rsidR="006E792D" w:rsidRPr="007450AE" w:rsidRDefault="006E792D" w:rsidP="00F262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Change w:id="1383" w:author="Richard Fitzpatrick" w:date="2019-04-26T13:25:00Z">
                  <w:rPr>
                    <w:rFonts w:ascii="Arial" w:hAnsi="Arial" w:cs="Arial"/>
                  </w:rPr>
                </w:rPrChange>
              </w:rPr>
            </w:pPr>
            <w:r w:rsidRPr="007450AE">
              <w:rPr>
                <w:rFonts w:ascii="Arial" w:hAnsi="Arial" w:cs="Arial"/>
                <w:sz w:val="20"/>
                <w:rPrChange w:id="1384" w:author="Richard Fitzpatrick" w:date="2019-04-26T13:25:00Z">
                  <w:rPr>
                    <w:rFonts w:ascii="Arial" w:hAnsi="Arial" w:cs="Arial"/>
                  </w:rPr>
                </w:rPrChange>
              </w:rPr>
              <w:t>500,000</w:t>
            </w:r>
          </w:p>
        </w:tc>
        <w:tc>
          <w:tcPr>
            <w:tcW w:w="1559" w:type="dxa"/>
            <w:tcPrChange w:id="1385" w:author="Richard Fitzpatrick" w:date="2019-04-26T13:25:00Z">
              <w:tcPr>
                <w:tcW w:w="2254" w:type="dxa"/>
              </w:tcPr>
            </w:tcPrChange>
          </w:tcPr>
          <w:p w14:paraId="77B24F8C" w14:textId="77777777" w:rsidR="006E792D" w:rsidRPr="007450AE" w:rsidRDefault="006E792D" w:rsidP="00F262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Change w:id="1386" w:author="Richard Fitzpatrick" w:date="2019-04-26T13:25:00Z">
                  <w:rPr>
                    <w:rFonts w:ascii="Arial" w:hAnsi="Arial" w:cs="Arial"/>
                  </w:rPr>
                </w:rPrChange>
              </w:rPr>
            </w:pPr>
            <w:r w:rsidRPr="007450AE">
              <w:rPr>
                <w:rFonts w:ascii="Arial" w:hAnsi="Arial" w:cs="Arial"/>
                <w:sz w:val="20"/>
                <w:rPrChange w:id="1387" w:author="Richard Fitzpatrick" w:date="2019-04-26T13:25:00Z">
                  <w:rPr>
                    <w:rFonts w:ascii="Arial" w:hAnsi="Arial" w:cs="Arial"/>
                  </w:rPr>
                </w:rPrChange>
              </w:rPr>
              <w:t>1.0</w:t>
            </w:r>
          </w:p>
        </w:tc>
        <w:tc>
          <w:tcPr>
            <w:tcW w:w="3138" w:type="dxa"/>
            <w:tcPrChange w:id="1388" w:author="Richard Fitzpatrick" w:date="2019-04-26T13:25:00Z">
              <w:tcPr>
                <w:tcW w:w="2254" w:type="dxa"/>
              </w:tcPr>
            </w:tcPrChange>
          </w:tcPr>
          <w:p w14:paraId="0EA29C88" w14:textId="77777777" w:rsidR="006E792D" w:rsidRPr="007450AE" w:rsidRDefault="006E792D" w:rsidP="00F262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Change w:id="1389" w:author="Richard Fitzpatrick" w:date="2019-04-26T13:25:00Z">
                  <w:rPr>
                    <w:rFonts w:ascii="Arial" w:hAnsi="Arial" w:cs="Arial"/>
                  </w:rPr>
                </w:rPrChange>
              </w:rPr>
            </w:pPr>
            <w:r w:rsidRPr="007450AE">
              <w:rPr>
                <w:rFonts w:ascii="Arial" w:hAnsi="Arial" w:cs="Arial"/>
                <w:sz w:val="20"/>
                <w:rPrChange w:id="1390" w:author="Richard Fitzpatrick" w:date="2019-04-26T13:25:00Z">
                  <w:rPr>
                    <w:rFonts w:ascii="Arial" w:hAnsi="Arial" w:cs="Arial"/>
                  </w:rPr>
                </w:rPrChange>
              </w:rPr>
              <w:t>-</w:t>
            </w:r>
          </w:p>
        </w:tc>
      </w:tr>
      <w:tr w:rsidR="006E792D" w:rsidRPr="007450AE" w14:paraId="3CE1A692" w14:textId="77777777" w:rsidTr="00D31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3" w:type="dxa"/>
            <w:tcPrChange w:id="1391" w:author="Richard Fitzpatrick" w:date="2019-04-26T13:25:00Z">
              <w:tcPr>
                <w:tcW w:w="2254" w:type="dxa"/>
              </w:tcPr>
            </w:tcPrChange>
          </w:tcPr>
          <w:p w14:paraId="4FA71CE4" w14:textId="77777777" w:rsidR="006E792D" w:rsidRPr="007450AE" w:rsidRDefault="006E792D" w:rsidP="00F26248">
            <w:pPr>
              <w:jc w:val="center"/>
              <w:cnfStyle w:val="001000100000" w:firstRow="0" w:lastRow="0" w:firstColumn="1" w:lastColumn="0" w:oddVBand="0" w:evenVBand="0" w:oddHBand="1" w:evenHBand="0" w:firstRowFirstColumn="0" w:firstRowLastColumn="0" w:lastRowFirstColumn="0" w:lastRowLastColumn="0"/>
              <w:rPr>
                <w:rFonts w:ascii="Arial" w:hAnsi="Arial" w:cs="Arial"/>
                <w:sz w:val="20"/>
                <w:rPrChange w:id="1392" w:author="Richard Fitzpatrick" w:date="2019-04-26T13:25:00Z">
                  <w:rPr>
                    <w:rFonts w:ascii="Arial" w:hAnsi="Arial" w:cs="Arial"/>
                  </w:rPr>
                </w:rPrChange>
              </w:rPr>
            </w:pPr>
            <w:r w:rsidRPr="007450AE">
              <w:rPr>
                <w:rFonts w:ascii="Arial" w:hAnsi="Arial" w:cs="Arial"/>
                <w:sz w:val="20"/>
                <w:rPrChange w:id="1393" w:author="Richard Fitzpatrick" w:date="2019-04-26T13:25:00Z">
                  <w:rPr>
                    <w:rFonts w:ascii="Arial" w:hAnsi="Arial" w:cs="Arial"/>
                  </w:rPr>
                </w:rPrChange>
              </w:rPr>
              <w:t>Kif7 Binding</w:t>
            </w:r>
          </w:p>
        </w:tc>
        <w:tc>
          <w:tcPr>
            <w:tcW w:w="1520" w:type="dxa"/>
            <w:tcPrChange w:id="1394" w:author="Richard Fitzpatrick" w:date="2019-04-26T13:25:00Z">
              <w:tcPr>
                <w:tcW w:w="2254" w:type="dxa"/>
              </w:tcPr>
            </w:tcPrChange>
          </w:tcPr>
          <w:p w14:paraId="590C3C5B" w14:textId="77777777" w:rsidR="006E792D" w:rsidRPr="007450AE" w:rsidRDefault="006E792D" w:rsidP="00F262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Change w:id="1395" w:author="Richard Fitzpatrick" w:date="2019-04-26T13:25:00Z">
                  <w:rPr>
                    <w:rFonts w:ascii="Arial" w:hAnsi="Arial" w:cs="Arial"/>
                  </w:rPr>
                </w:rPrChange>
              </w:rPr>
            </w:pPr>
            <w:r w:rsidRPr="007450AE">
              <w:rPr>
                <w:rFonts w:ascii="Arial" w:hAnsi="Arial" w:cs="Arial"/>
                <w:sz w:val="20"/>
                <w:rPrChange w:id="1396" w:author="Richard Fitzpatrick" w:date="2019-04-26T13:25:00Z">
                  <w:rPr>
                    <w:rFonts w:ascii="Arial" w:hAnsi="Arial" w:cs="Arial"/>
                  </w:rPr>
                </w:rPrChange>
              </w:rPr>
              <w:t>10,000</w:t>
            </w:r>
          </w:p>
        </w:tc>
        <w:tc>
          <w:tcPr>
            <w:tcW w:w="1559" w:type="dxa"/>
            <w:tcPrChange w:id="1397" w:author="Richard Fitzpatrick" w:date="2019-04-26T13:25:00Z">
              <w:tcPr>
                <w:tcW w:w="2254" w:type="dxa"/>
              </w:tcPr>
            </w:tcPrChange>
          </w:tcPr>
          <w:p w14:paraId="45744D9E" w14:textId="77777777" w:rsidR="006E792D" w:rsidRPr="007450AE" w:rsidRDefault="006E792D" w:rsidP="00F262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Change w:id="1398" w:author="Richard Fitzpatrick" w:date="2019-04-26T13:25:00Z">
                  <w:rPr>
                    <w:rFonts w:ascii="Arial" w:hAnsi="Arial" w:cs="Arial"/>
                  </w:rPr>
                </w:rPrChange>
              </w:rPr>
            </w:pPr>
            <w:r w:rsidRPr="007450AE">
              <w:rPr>
                <w:rFonts w:ascii="Arial" w:hAnsi="Arial" w:cs="Arial"/>
                <w:sz w:val="20"/>
                <w:rPrChange w:id="1399" w:author="Richard Fitzpatrick" w:date="2019-04-26T13:25:00Z">
                  <w:rPr>
                    <w:rFonts w:ascii="Arial" w:hAnsi="Arial" w:cs="Arial"/>
                  </w:rPr>
                </w:rPrChange>
              </w:rPr>
              <w:t>1.0</w:t>
            </w:r>
          </w:p>
        </w:tc>
        <w:tc>
          <w:tcPr>
            <w:tcW w:w="3138" w:type="dxa"/>
            <w:tcPrChange w:id="1400" w:author="Richard Fitzpatrick" w:date="2019-04-26T13:25:00Z">
              <w:tcPr>
                <w:tcW w:w="2254" w:type="dxa"/>
              </w:tcPr>
            </w:tcPrChange>
          </w:tcPr>
          <w:p w14:paraId="19D28915" w14:textId="77777777" w:rsidR="006E792D" w:rsidRPr="007450AE" w:rsidRDefault="006E792D" w:rsidP="00F262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Change w:id="1401" w:author="Richard Fitzpatrick" w:date="2019-04-26T13:25:00Z">
                  <w:rPr>
                    <w:rFonts w:ascii="Arial" w:hAnsi="Arial" w:cs="Arial"/>
                  </w:rPr>
                </w:rPrChange>
              </w:rPr>
            </w:pPr>
            <w:r w:rsidRPr="007450AE">
              <w:rPr>
                <w:rFonts w:ascii="Arial" w:hAnsi="Arial" w:cs="Arial"/>
                <w:sz w:val="20"/>
                <w:rPrChange w:id="1402" w:author="Richard Fitzpatrick" w:date="2019-04-26T13:25:00Z">
                  <w:rPr>
                    <w:rFonts w:ascii="Arial" w:hAnsi="Arial" w:cs="Arial"/>
                  </w:rPr>
                </w:rPrChange>
              </w:rPr>
              <w:t>-</w:t>
            </w:r>
          </w:p>
        </w:tc>
      </w:tr>
      <w:tr w:rsidR="006E792D" w:rsidRPr="007450AE" w14:paraId="30D4B06E" w14:textId="77777777" w:rsidTr="00D31722">
        <w:tc>
          <w:tcPr>
            <w:cnfStyle w:val="001000000000" w:firstRow="0" w:lastRow="0" w:firstColumn="1" w:lastColumn="0" w:oddVBand="0" w:evenVBand="0" w:oddHBand="0" w:evenHBand="0" w:firstRowFirstColumn="0" w:firstRowLastColumn="0" w:lastRowFirstColumn="0" w:lastRowLastColumn="0"/>
            <w:tcW w:w="2733" w:type="dxa"/>
            <w:tcPrChange w:id="1403" w:author="Richard Fitzpatrick" w:date="2019-04-26T13:25:00Z">
              <w:tcPr>
                <w:tcW w:w="2254" w:type="dxa"/>
              </w:tcPr>
            </w:tcPrChange>
          </w:tcPr>
          <w:p w14:paraId="37C014DE" w14:textId="77777777" w:rsidR="006E792D" w:rsidRPr="007450AE" w:rsidRDefault="006E792D" w:rsidP="00F26248">
            <w:pPr>
              <w:jc w:val="center"/>
              <w:rPr>
                <w:rFonts w:ascii="Arial" w:hAnsi="Arial" w:cs="Arial"/>
                <w:sz w:val="20"/>
                <w:rPrChange w:id="1404" w:author="Richard Fitzpatrick" w:date="2019-04-26T13:25:00Z">
                  <w:rPr>
                    <w:rFonts w:ascii="Arial" w:hAnsi="Arial" w:cs="Arial"/>
                  </w:rPr>
                </w:rPrChange>
              </w:rPr>
            </w:pPr>
            <w:r w:rsidRPr="007450AE">
              <w:rPr>
                <w:rFonts w:ascii="Arial" w:hAnsi="Arial" w:cs="Arial"/>
                <w:sz w:val="20"/>
                <w:rPrChange w:id="1405" w:author="Richard Fitzpatrick" w:date="2019-04-26T13:25:00Z">
                  <w:rPr>
                    <w:rFonts w:ascii="Arial" w:hAnsi="Arial" w:cs="Arial"/>
                  </w:rPr>
                </w:rPrChange>
              </w:rPr>
              <w:t>Kif7 Translocation</w:t>
            </w:r>
          </w:p>
        </w:tc>
        <w:tc>
          <w:tcPr>
            <w:tcW w:w="1520" w:type="dxa"/>
            <w:tcPrChange w:id="1406" w:author="Richard Fitzpatrick" w:date="2019-04-26T13:25:00Z">
              <w:tcPr>
                <w:tcW w:w="2254" w:type="dxa"/>
              </w:tcPr>
            </w:tcPrChange>
          </w:tcPr>
          <w:p w14:paraId="5EED5CB7" w14:textId="77777777" w:rsidR="006E792D" w:rsidRPr="007450AE" w:rsidRDefault="006E792D" w:rsidP="00F262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Change w:id="1407" w:author="Richard Fitzpatrick" w:date="2019-04-26T13:25:00Z">
                  <w:rPr>
                    <w:rFonts w:ascii="Arial" w:hAnsi="Arial" w:cs="Arial"/>
                  </w:rPr>
                </w:rPrChange>
              </w:rPr>
            </w:pPr>
            <w:r w:rsidRPr="007450AE">
              <w:rPr>
                <w:rFonts w:ascii="Arial" w:hAnsi="Arial" w:cs="Arial"/>
                <w:sz w:val="20"/>
                <w:rPrChange w:id="1408" w:author="Richard Fitzpatrick" w:date="2019-04-26T13:25:00Z">
                  <w:rPr>
                    <w:rFonts w:ascii="Arial" w:hAnsi="Arial" w:cs="Arial"/>
                  </w:rPr>
                </w:rPrChange>
              </w:rPr>
              <w:t>10,000</w:t>
            </w:r>
          </w:p>
        </w:tc>
        <w:tc>
          <w:tcPr>
            <w:tcW w:w="1559" w:type="dxa"/>
            <w:tcPrChange w:id="1409" w:author="Richard Fitzpatrick" w:date="2019-04-26T13:25:00Z">
              <w:tcPr>
                <w:tcW w:w="2254" w:type="dxa"/>
              </w:tcPr>
            </w:tcPrChange>
          </w:tcPr>
          <w:p w14:paraId="530AD10A" w14:textId="77777777" w:rsidR="006E792D" w:rsidRPr="007450AE" w:rsidRDefault="006E792D" w:rsidP="00F262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Change w:id="1410" w:author="Richard Fitzpatrick" w:date="2019-04-26T13:25:00Z">
                  <w:rPr>
                    <w:rFonts w:ascii="Arial" w:hAnsi="Arial" w:cs="Arial"/>
                  </w:rPr>
                </w:rPrChange>
              </w:rPr>
            </w:pPr>
            <w:r w:rsidRPr="007450AE">
              <w:rPr>
                <w:rFonts w:ascii="Arial" w:hAnsi="Arial" w:cs="Arial"/>
                <w:sz w:val="20"/>
                <w:rPrChange w:id="1411" w:author="Richard Fitzpatrick" w:date="2019-04-26T13:25:00Z">
                  <w:rPr>
                    <w:rFonts w:ascii="Arial" w:hAnsi="Arial" w:cs="Arial"/>
                  </w:rPr>
                </w:rPrChange>
              </w:rPr>
              <w:t>1.0</w:t>
            </w:r>
          </w:p>
        </w:tc>
        <w:tc>
          <w:tcPr>
            <w:tcW w:w="3138" w:type="dxa"/>
            <w:tcPrChange w:id="1412" w:author="Richard Fitzpatrick" w:date="2019-04-26T13:25:00Z">
              <w:tcPr>
                <w:tcW w:w="2254" w:type="dxa"/>
              </w:tcPr>
            </w:tcPrChange>
          </w:tcPr>
          <w:p w14:paraId="61025070" w14:textId="77777777" w:rsidR="006E792D" w:rsidRPr="007450AE" w:rsidRDefault="006E792D" w:rsidP="00F262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Change w:id="1413" w:author="Richard Fitzpatrick" w:date="2019-04-26T13:25:00Z">
                  <w:rPr>
                    <w:rFonts w:ascii="Arial" w:hAnsi="Arial" w:cs="Arial"/>
                  </w:rPr>
                </w:rPrChange>
              </w:rPr>
            </w:pPr>
            <w:r w:rsidRPr="007450AE">
              <w:rPr>
                <w:rFonts w:ascii="Arial" w:hAnsi="Arial" w:cs="Arial"/>
                <w:sz w:val="20"/>
                <w:rPrChange w:id="1414" w:author="Richard Fitzpatrick" w:date="2019-04-26T13:25:00Z">
                  <w:rPr>
                    <w:rFonts w:ascii="Arial" w:hAnsi="Arial" w:cs="Arial"/>
                  </w:rPr>
                </w:rPrChange>
              </w:rPr>
              <w:t>-</w:t>
            </w:r>
          </w:p>
        </w:tc>
      </w:tr>
      <w:tr w:rsidR="006E792D" w:rsidRPr="007450AE" w14:paraId="78F30E9A" w14:textId="77777777" w:rsidTr="00D31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3" w:type="dxa"/>
            <w:tcPrChange w:id="1415" w:author="Richard Fitzpatrick" w:date="2019-04-26T13:25:00Z">
              <w:tcPr>
                <w:tcW w:w="2254" w:type="dxa"/>
              </w:tcPr>
            </w:tcPrChange>
          </w:tcPr>
          <w:p w14:paraId="6A813A55" w14:textId="77777777" w:rsidR="006E792D" w:rsidRPr="007450AE" w:rsidRDefault="006E792D" w:rsidP="00F26248">
            <w:pPr>
              <w:jc w:val="center"/>
              <w:cnfStyle w:val="001000100000" w:firstRow="0" w:lastRow="0" w:firstColumn="1" w:lastColumn="0" w:oddVBand="0" w:evenVBand="0" w:oddHBand="1" w:evenHBand="0" w:firstRowFirstColumn="0" w:firstRowLastColumn="0" w:lastRowFirstColumn="0" w:lastRowLastColumn="0"/>
              <w:rPr>
                <w:rFonts w:ascii="Arial" w:hAnsi="Arial" w:cs="Arial"/>
                <w:sz w:val="20"/>
                <w:rPrChange w:id="1416" w:author="Richard Fitzpatrick" w:date="2019-04-26T13:25:00Z">
                  <w:rPr>
                    <w:rFonts w:ascii="Arial" w:hAnsi="Arial" w:cs="Arial"/>
                  </w:rPr>
                </w:rPrChange>
              </w:rPr>
            </w:pPr>
            <w:r w:rsidRPr="007450AE">
              <w:rPr>
                <w:rFonts w:ascii="Arial" w:hAnsi="Arial" w:cs="Arial"/>
                <w:sz w:val="20"/>
                <w:rPrChange w:id="1417" w:author="Richard Fitzpatrick" w:date="2019-04-26T13:25:00Z">
                  <w:rPr>
                    <w:rFonts w:ascii="Arial" w:hAnsi="Arial" w:cs="Arial"/>
                  </w:rPr>
                </w:rPrChange>
              </w:rPr>
              <w:t>Gli2/3 Activation</w:t>
            </w:r>
          </w:p>
        </w:tc>
        <w:tc>
          <w:tcPr>
            <w:tcW w:w="1520" w:type="dxa"/>
            <w:tcPrChange w:id="1418" w:author="Richard Fitzpatrick" w:date="2019-04-26T13:25:00Z">
              <w:tcPr>
                <w:tcW w:w="2254" w:type="dxa"/>
              </w:tcPr>
            </w:tcPrChange>
          </w:tcPr>
          <w:p w14:paraId="7AA7CEEE" w14:textId="77777777" w:rsidR="006E792D" w:rsidRPr="007450AE" w:rsidRDefault="006E792D" w:rsidP="00F262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Change w:id="1419" w:author="Richard Fitzpatrick" w:date="2019-04-26T13:25:00Z">
                  <w:rPr>
                    <w:rFonts w:ascii="Arial" w:hAnsi="Arial" w:cs="Arial"/>
                  </w:rPr>
                </w:rPrChange>
              </w:rPr>
            </w:pPr>
            <w:r w:rsidRPr="007450AE">
              <w:rPr>
                <w:rFonts w:ascii="Arial" w:hAnsi="Arial" w:cs="Arial"/>
                <w:sz w:val="20"/>
                <w:rPrChange w:id="1420" w:author="Richard Fitzpatrick" w:date="2019-04-26T13:25:00Z">
                  <w:rPr>
                    <w:rFonts w:ascii="Arial" w:hAnsi="Arial" w:cs="Arial"/>
                  </w:rPr>
                </w:rPrChange>
              </w:rPr>
              <w:t>10,000</w:t>
            </w:r>
          </w:p>
        </w:tc>
        <w:tc>
          <w:tcPr>
            <w:tcW w:w="1559" w:type="dxa"/>
            <w:tcPrChange w:id="1421" w:author="Richard Fitzpatrick" w:date="2019-04-26T13:25:00Z">
              <w:tcPr>
                <w:tcW w:w="2254" w:type="dxa"/>
              </w:tcPr>
            </w:tcPrChange>
          </w:tcPr>
          <w:p w14:paraId="12BA6A90" w14:textId="77777777" w:rsidR="006E792D" w:rsidRPr="007450AE" w:rsidRDefault="006E792D" w:rsidP="00F262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Change w:id="1422" w:author="Richard Fitzpatrick" w:date="2019-04-26T13:25:00Z">
                  <w:rPr>
                    <w:rFonts w:ascii="Arial" w:hAnsi="Arial" w:cs="Arial"/>
                  </w:rPr>
                </w:rPrChange>
              </w:rPr>
            </w:pPr>
            <w:r w:rsidRPr="007450AE">
              <w:rPr>
                <w:rFonts w:ascii="Arial" w:hAnsi="Arial" w:cs="Arial"/>
                <w:sz w:val="20"/>
                <w:rPrChange w:id="1423" w:author="Richard Fitzpatrick" w:date="2019-04-26T13:25:00Z">
                  <w:rPr>
                    <w:rFonts w:ascii="Arial" w:hAnsi="Arial" w:cs="Arial"/>
                  </w:rPr>
                </w:rPrChange>
              </w:rPr>
              <w:t>1.0</w:t>
            </w:r>
          </w:p>
        </w:tc>
        <w:tc>
          <w:tcPr>
            <w:tcW w:w="3138" w:type="dxa"/>
            <w:tcPrChange w:id="1424" w:author="Richard Fitzpatrick" w:date="2019-04-26T13:25:00Z">
              <w:tcPr>
                <w:tcW w:w="2254" w:type="dxa"/>
              </w:tcPr>
            </w:tcPrChange>
          </w:tcPr>
          <w:p w14:paraId="1496D195" w14:textId="77777777" w:rsidR="006E792D" w:rsidRPr="007450AE" w:rsidRDefault="006E792D" w:rsidP="00F262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Change w:id="1425" w:author="Richard Fitzpatrick" w:date="2019-04-26T13:25:00Z">
                  <w:rPr>
                    <w:rFonts w:ascii="Arial" w:hAnsi="Arial" w:cs="Arial"/>
                  </w:rPr>
                </w:rPrChange>
              </w:rPr>
            </w:pPr>
            <w:r w:rsidRPr="007450AE">
              <w:rPr>
                <w:rFonts w:ascii="Arial" w:hAnsi="Arial" w:cs="Arial"/>
                <w:sz w:val="20"/>
                <w:rPrChange w:id="1426" w:author="Richard Fitzpatrick" w:date="2019-04-26T13:25:00Z">
                  <w:rPr>
                    <w:rFonts w:ascii="Arial" w:hAnsi="Arial" w:cs="Arial"/>
                  </w:rPr>
                </w:rPrChange>
              </w:rPr>
              <w:t>-</w:t>
            </w:r>
          </w:p>
        </w:tc>
      </w:tr>
      <w:tr w:rsidR="006E792D" w:rsidRPr="007450AE" w14:paraId="042D3D3E" w14:textId="77777777" w:rsidTr="00D31722">
        <w:tc>
          <w:tcPr>
            <w:cnfStyle w:val="001000000000" w:firstRow="0" w:lastRow="0" w:firstColumn="1" w:lastColumn="0" w:oddVBand="0" w:evenVBand="0" w:oddHBand="0" w:evenHBand="0" w:firstRowFirstColumn="0" w:firstRowLastColumn="0" w:lastRowFirstColumn="0" w:lastRowLastColumn="0"/>
            <w:tcW w:w="2733" w:type="dxa"/>
            <w:tcPrChange w:id="1427" w:author="Richard Fitzpatrick" w:date="2019-04-26T13:25:00Z">
              <w:tcPr>
                <w:tcW w:w="2254" w:type="dxa"/>
              </w:tcPr>
            </w:tcPrChange>
          </w:tcPr>
          <w:p w14:paraId="1F84231B" w14:textId="77777777" w:rsidR="006E792D" w:rsidRPr="007450AE" w:rsidRDefault="006E792D" w:rsidP="00F26248">
            <w:pPr>
              <w:jc w:val="center"/>
              <w:rPr>
                <w:rFonts w:ascii="Arial" w:hAnsi="Arial" w:cs="Arial"/>
                <w:sz w:val="20"/>
                <w:rPrChange w:id="1428" w:author="Richard Fitzpatrick" w:date="2019-04-26T13:25:00Z">
                  <w:rPr>
                    <w:rFonts w:ascii="Arial" w:hAnsi="Arial" w:cs="Arial"/>
                  </w:rPr>
                </w:rPrChange>
              </w:rPr>
            </w:pPr>
            <w:r w:rsidRPr="007450AE">
              <w:rPr>
                <w:rFonts w:ascii="Arial" w:hAnsi="Arial" w:cs="Arial"/>
                <w:sz w:val="20"/>
                <w:rPrChange w:id="1429" w:author="Richard Fitzpatrick" w:date="2019-04-26T13:25:00Z">
                  <w:rPr>
                    <w:rFonts w:ascii="Arial" w:hAnsi="Arial" w:cs="Arial"/>
                  </w:rPr>
                </w:rPrChange>
              </w:rPr>
              <w:t>Gli2/3(A) Degradation</w:t>
            </w:r>
          </w:p>
        </w:tc>
        <w:tc>
          <w:tcPr>
            <w:tcW w:w="1520" w:type="dxa"/>
            <w:tcPrChange w:id="1430" w:author="Richard Fitzpatrick" w:date="2019-04-26T13:25:00Z">
              <w:tcPr>
                <w:tcW w:w="2254" w:type="dxa"/>
              </w:tcPr>
            </w:tcPrChange>
          </w:tcPr>
          <w:p w14:paraId="2B4391B6" w14:textId="77777777" w:rsidR="006E792D" w:rsidRPr="007450AE" w:rsidRDefault="006E792D" w:rsidP="00F262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Change w:id="1431" w:author="Richard Fitzpatrick" w:date="2019-04-26T13:25:00Z">
                  <w:rPr>
                    <w:rFonts w:ascii="Arial" w:hAnsi="Arial" w:cs="Arial"/>
                  </w:rPr>
                </w:rPrChange>
              </w:rPr>
            </w:pPr>
            <w:r w:rsidRPr="007450AE">
              <w:rPr>
                <w:rFonts w:ascii="Arial" w:hAnsi="Arial" w:cs="Arial"/>
                <w:sz w:val="20"/>
                <w:rPrChange w:id="1432" w:author="Richard Fitzpatrick" w:date="2019-04-26T13:25:00Z">
                  <w:rPr>
                    <w:rFonts w:ascii="Arial" w:hAnsi="Arial" w:cs="Arial"/>
                  </w:rPr>
                </w:rPrChange>
              </w:rPr>
              <w:t>1000</w:t>
            </w:r>
          </w:p>
        </w:tc>
        <w:tc>
          <w:tcPr>
            <w:tcW w:w="1559" w:type="dxa"/>
            <w:tcPrChange w:id="1433" w:author="Richard Fitzpatrick" w:date="2019-04-26T13:25:00Z">
              <w:tcPr>
                <w:tcW w:w="2254" w:type="dxa"/>
              </w:tcPr>
            </w:tcPrChange>
          </w:tcPr>
          <w:p w14:paraId="5A39B0DB" w14:textId="77777777" w:rsidR="006E792D" w:rsidRPr="007450AE" w:rsidRDefault="006E792D" w:rsidP="00F262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vertAlign w:val="superscript"/>
                <w:rPrChange w:id="1434" w:author="Richard Fitzpatrick" w:date="2019-04-26T13:25:00Z">
                  <w:rPr>
                    <w:rFonts w:ascii="Arial" w:hAnsi="Arial" w:cs="Arial"/>
                    <w:vertAlign w:val="superscript"/>
                  </w:rPr>
                </w:rPrChange>
              </w:rPr>
            </w:pPr>
            <w:r w:rsidRPr="007450AE">
              <w:rPr>
                <w:rFonts w:ascii="Arial" w:hAnsi="Arial" w:cs="Arial"/>
                <w:sz w:val="20"/>
                <w:rPrChange w:id="1435" w:author="Richard Fitzpatrick" w:date="2019-04-26T13:25:00Z">
                  <w:rPr>
                    <w:rFonts w:ascii="Arial" w:hAnsi="Arial" w:cs="Arial"/>
                  </w:rPr>
                </w:rPrChange>
              </w:rPr>
              <w:t>1.5 x 10</w:t>
            </w:r>
            <w:r w:rsidRPr="007450AE">
              <w:rPr>
                <w:rFonts w:ascii="Arial" w:hAnsi="Arial" w:cs="Arial"/>
                <w:sz w:val="20"/>
                <w:vertAlign w:val="superscript"/>
                <w:rPrChange w:id="1436" w:author="Richard Fitzpatrick" w:date="2019-04-26T13:25:00Z">
                  <w:rPr>
                    <w:rFonts w:ascii="Arial" w:hAnsi="Arial" w:cs="Arial"/>
                    <w:vertAlign w:val="superscript"/>
                  </w:rPr>
                </w:rPrChange>
              </w:rPr>
              <w:t>-4</w:t>
            </w:r>
          </w:p>
        </w:tc>
        <w:tc>
          <w:tcPr>
            <w:tcW w:w="3138" w:type="dxa"/>
            <w:tcPrChange w:id="1437" w:author="Richard Fitzpatrick" w:date="2019-04-26T13:25:00Z">
              <w:tcPr>
                <w:tcW w:w="2254" w:type="dxa"/>
              </w:tcPr>
            </w:tcPrChange>
          </w:tcPr>
          <w:p w14:paraId="7242B52C" w14:textId="77777777" w:rsidR="006E792D" w:rsidRPr="007450AE" w:rsidRDefault="006E792D" w:rsidP="00F262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Change w:id="1438" w:author="Richard Fitzpatrick" w:date="2019-04-26T13:25:00Z">
                  <w:rPr>
                    <w:rFonts w:ascii="Arial" w:hAnsi="Arial" w:cs="Arial"/>
                  </w:rPr>
                </w:rPrChange>
              </w:rPr>
            </w:pPr>
            <w:r w:rsidRPr="007450AE">
              <w:rPr>
                <w:rFonts w:ascii="Arial" w:hAnsi="Arial" w:cs="Arial"/>
                <w:sz w:val="20"/>
                <w:rPrChange w:id="1439" w:author="Richard Fitzpatrick" w:date="2019-04-26T13:25:00Z">
                  <w:rPr>
                    <w:rFonts w:ascii="Arial" w:hAnsi="Arial" w:cs="Arial"/>
                  </w:rPr>
                </w:rPrChange>
              </w:rPr>
              <w:t>Lai et al. (2004)</w:t>
            </w:r>
          </w:p>
        </w:tc>
      </w:tr>
      <w:tr w:rsidR="006E792D" w:rsidRPr="007450AE" w14:paraId="67B8F913" w14:textId="77777777" w:rsidTr="00D31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3" w:type="dxa"/>
            <w:tcPrChange w:id="1440" w:author="Richard Fitzpatrick" w:date="2019-04-26T13:25:00Z">
              <w:tcPr>
                <w:tcW w:w="2254" w:type="dxa"/>
              </w:tcPr>
            </w:tcPrChange>
          </w:tcPr>
          <w:p w14:paraId="5693287F" w14:textId="77777777" w:rsidR="006E792D" w:rsidRPr="007450AE" w:rsidRDefault="006E792D" w:rsidP="00F26248">
            <w:pPr>
              <w:jc w:val="center"/>
              <w:cnfStyle w:val="001000100000" w:firstRow="0" w:lastRow="0" w:firstColumn="1" w:lastColumn="0" w:oddVBand="0" w:evenVBand="0" w:oddHBand="1" w:evenHBand="0" w:firstRowFirstColumn="0" w:firstRowLastColumn="0" w:lastRowFirstColumn="0" w:lastRowLastColumn="0"/>
              <w:rPr>
                <w:rFonts w:ascii="Arial" w:hAnsi="Arial" w:cs="Arial"/>
                <w:sz w:val="20"/>
                <w:rPrChange w:id="1441" w:author="Richard Fitzpatrick" w:date="2019-04-26T13:25:00Z">
                  <w:rPr>
                    <w:rFonts w:ascii="Arial" w:hAnsi="Arial" w:cs="Arial"/>
                  </w:rPr>
                </w:rPrChange>
              </w:rPr>
            </w:pPr>
            <w:r w:rsidRPr="007450AE">
              <w:rPr>
                <w:rFonts w:ascii="Arial" w:hAnsi="Arial" w:cs="Arial"/>
                <w:sz w:val="20"/>
                <w:rPrChange w:id="1442" w:author="Richard Fitzpatrick" w:date="2019-04-26T13:25:00Z">
                  <w:rPr>
                    <w:rFonts w:ascii="Arial" w:hAnsi="Arial" w:cs="Arial"/>
                  </w:rPr>
                </w:rPrChange>
              </w:rPr>
              <w:t>Gene Expression</w:t>
            </w:r>
          </w:p>
        </w:tc>
        <w:tc>
          <w:tcPr>
            <w:tcW w:w="1520" w:type="dxa"/>
            <w:tcPrChange w:id="1443" w:author="Richard Fitzpatrick" w:date="2019-04-26T13:25:00Z">
              <w:tcPr>
                <w:tcW w:w="2254" w:type="dxa"/>
              </w:tcPr>
            </w:tcPrChange>
          </w:tcPr>
          <w:p w14:paraId="66857A15" w14:textId="77777777" w:rsidR="006E792D" w:rsidRPr="007450AE" w:rsidRDefault="006E792D" w:rsidP="00F262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Change w:id="1444" w:author="Richard Fitzpatrick" w:date="2019-04-26T13:25:00Z">
                  <w:rPr>
                    <w:rFonts w:ascii="Arial" w:hAnsi="Arial" w:cs="Arial"/>
                  </w:rPr>
                </w:rPrChange>
              </w:rPr>
            </w:pPr>
            <w:r w:rsidRPr="007450AE">
              <w:rPr>
                <w:rFonts w:ascii="Arial" w:hAnsi="Arial" w:cs="Arial"/>
                <w:sz w:val="20"/>
                <w:rPrChange w:id="1445" w:author="Richard Fitzpatrick" w:date="2019-04-26T13:25:00Z">
                  <w:rPr>
                    <w:rFonts w:ascii="Arial" w:hAnsi="Arial" w:cs="Arial"/>
                  </w:rPr>
                </w:rPrChange>
              </w:rPr>
              <w:t>1000</w:t>
            </w:r>
          </w:p>
        </w:tc>
        <w:tc>
          <w:tcPr>
            <w:tcW w:w="1559" w:type="dxa"/>
            <w:tcPrChange w:id="1446" w:author="Richard Fitzpatrick" w:date="2019-04-26T13:25:00Z">
              <w:tcPr>
                <w:tcW w:w="2254" w:type="dxa"/>
              </w:tcPr>
            </w:tcPrChange>
          </w:tcPr>
          <w:p w14:paraId="29A971B0" w14:textId="77777777" w:rsidR="006E792D" w:rsidRPr="007450AE" w:rsidRDefault="006E792D" w:rsidP="00F262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Change w:id="1447" w:author="Richard Fitzpatrick" w:date="2019-04-26T13:25:00Z">
                  <w:rPr>
                    <w:rFonts w:ascii="Arial" w:hAnsi="Arial" w:cs="Arial"/>
                  </w:rPr>
                </w:rPrChange>
              </w:rPr>
            </w:pPr>
            <w:r w:rsidRPr="007450AE">
              <w:rPr>
                <w:rFonts w:ascii="Arial" w:hAnsi="Arial" w:cs="Arial"/>
                <w:sz w:val="20"/>
                <w:rPrChange w:id="1448" w:author="Richard Fitzpatrick" w:date="2019-04-26T13:25:00Z">
                  <w:rPr>
                    <w:rFonts w:ascii="Arial" w:hAnsi="Arial" w:cs="Arial"/>
                  </w:rPr>
                </w:rPrChange>
              </w:rPr>
              <w:t>8.0 x 10</w:t>
            </w:r>
            <w:r w:rsidRPr="007450AE">
              <w:rPr>
                <w:rFonts w:ascii="Arial" w:hAnsi="Arial" w:cs="Arial"/>
                <w:sz w:val="20"/>
                <w:vertAlign w:val="superscript"/>
                <w:rPrChange w:id="1449" w:author="Richard Fitzpatrick" w:date="2019-04-26T13:25:00Z">
                  <w:rPr>
                    <w:rFonts w:ascii="Arial" w:hAnsi="Arial" w:cs="Arial"/>
                    <w:vertAlign w:val="superscript"/>
                  </w:rPr>
                </w:rPrChange>
              </w:rPr>
              <w:t>-3</w:t>
            </w:r>
          </w:p>
        </w:tc>
        <w:tc>
          <w:tcPr>
            <w:tcW w:w="3138" w:type="dxa"/>
            <w:tcPrChange w:id="1450" w:author="Richard Fitzpatrick" w:date="2019-04-26T13:25:00Z">
              <w:tcPr>
                <w:tcW w:w="2254" w:type="dxa"/>
              </w:tcPr>
            </w:tcPrChange>
          </w:tcPr>
          <w:p w14:paraId="647B42A7" w14:textId="77777777" w:rsidR="006E792D" w:rsidRPr="007450AE" w:rsidRDefault="006E792D" w:rsidP="00F262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Change w:id="1451" w:author="Richard Fitzpatrick" w:date="2019-04-26T13:25:00Z">
                  <w:rPr>
                    <w:rFonts w:ascii="Arial" w:hAnsi="Arial" w:cs="Arial"/>
                  </w:rPr>
                </w:rPrChange>
              </w:rPr>
            </w:pPr>
            <w:r w:rsidRPr="007450AE">
              <w:rPr>
                <w:rFonts w:ascii="Arial" w:hAnsi="Arial" w:cs="Arial"/>
                <w:sz w:val="20"/>
                <w:rPrChange w:id="1452" w:author="Richard Fitzpatrick" w:date="2019-04-26T13:25:00Z">
                  <w:rPr>
                    <w:rFonts w:ascii="Arial" w:hAnsi="Arial" w:cs="Arial"/>
                  </w:rPr>
                </w:rPrChange>
              </w:rPr>
              <w:t>Calculated from Lai et al. (2004).</w:t>
            </w:r>
          </w:p>
        </w:tc>
      </w:tr>
      <w:tr w:rsidR="006E792D" w:rsidRPr="007450AE" w14:paraId="0D4C5930" w14:textId="77777777" w:rsidTr="00D31722">
        <w:tc>
          <w:tcPr>
            <w:cnfStyle w:val="001000000000" w:firstRow="0" w:lastRow="0" w:firstColumn="1" w:lastColumn="0" w:oddVBand="0" w:evenVBand="0" w:oddHBand="0" w:evenHBand="0" w:firstRowFirstColumn="0" w:firstRowLastColumn="0" w:lastRowFirstColumn="0" w:lastRowLastColumn="0"/>
            <w:tcW w:w="2733" w:type="dxa"/>
            <w:tcPrChange w:id="1453" w:author="Richard Fitzpatrick" w:date="2019-04-26T13:25:00Z">
              <w:tcPr>
                <w:tcW w:w="2254" w:type="dxa"/>
              </w:tcPr>
            </w:tcPrChange>
          </w:tcPr>
          <w:p w14:paraId="3E384A22" w14:textId="77777777" w:rsidR="006E792D" w:rsidRPr="007450AE" w:rsidRDefault="006E792D" w:rsidP="00F26248">
            <w:pPr>
              <w:jc w:val="center"/>
              <w:rPr>
                <w:rFonts w:ascii="Arial" w:hAnsi="Arial" w:cs="Arial"/>
                <w:sz w:val="20"/>
                <w:rPrChange w:id="1454" w:author="Richard Fitzpatrick" w:date="2019-04-26T13:25:00Z">
                  <w:rPr>
                    <w:rFonts w:ascii="Arial" w:hAnsi="Arial" w:cs="Arial"/>
                  </w:rPr>
                </w:rPrChange>
              </w:rPr>
            </w:pPr>
            <w:r w:rsidRPr="007450AE">
              <w:rPr>
                <w:rFonts w:ascii="Arial" w:hAnsi="Arial" w:cs="Arial"/>
                <w:sz w:val="20"/>
                <w:rPrChange w:id="1455" w:author="Richard Fitzpatrick" w:date="2019-04-26T13:25:00Z">
                  <w:rPr>
                    <w:rFonts w:ascii="Arial" w:hAnsi="Arial" w:cs="Arial"/>
                  </w:rPr>
                </w:rPrChange>
              </w:rPr>
              <w:t>Protein Loss</w:t>
            </w:r>
          </w:p>
        </w:tc>
        <w:tc>
          <w:tcPr>
            <w:tcW w:w="1520" w:type="dxa"/>
            <w:tcPrChange w:id="1456" w:author="Richard Fitzpatrick" w:date="2019-04-26T13:25:00Z">
              <w:tcPr>
                <w:tcW w:w="2254" w:type="dxa"/>
              </w:tcPr>
            </w:tcPrChange>
          </w:tcPr>
          <w:p w14:paraId="1080DA57" w14:textId="77777777" w:rsidR="006E792D" w:rsidRPr="007450AE" w:rsidRDefault="006E792D" w:rsidP="00F262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Change w:id="1457" w:author="Richard Fitzpatrick" w:date="2019-04-26T13:25:00Z">
                  <w:rPr>
                    <w:rFonts w:ascii="Arial" w:hAnsi="Arial" w:cs="Arial"/>
                  </w:rPr>
                </w:rPrChange>
              </w:rPr>
            </w:pPr>
            <w:r w:rsidRPr="007450AE">
              <w:rPr>
                <w:rFonts w:ascii="Arial" w:hAnsi="Arial" w:cs="Arial"/>
                <w:sz w:val="20"/>
                <w:rPrChange w:id="1458" w:author="Richard Fitzpatrick" w:date="2019-04-26T13:25:00Z">
                  <w:rPr>
                    <w:rFonts w:ascii="Arial" w:hAnsi="Arial" w:cs="Arial"/>
                  </w:rPr>
                </w:rPrChange>
              </w:rPr>
              <w:t>25,000</w:t>
            </w:r>
          </w:p>
        </w:tc>
        <w:tc>
          <w:tcPr>
            <w:tcW w:w="1559" w:type="dxa"/>
            <w:tcPrChange w:id="1459" w:author="Richard Fitzpatrick" w:date="2019-04-26T13:25:00Z">
              <w:tcPr>
                <w:tcW w:w="2254" w:type="dxa"/>
              </w:tcPr>
            </w:tcPrChange>
          </w:tcPr>
          <w:p w14:paraId="3A44E2DE" w14:textId="77777777" w:rsidR="006E792D" w:rsidRPr="007450AE" w:rsidRDefault="006E792D" w:rsidP="00F262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Change w:id="1460" w:author="Richard Fitzpatrick" w:date="2019-04-26T13:25:00Z">
                  <w:rPr>
                    <w:rFonts w:ascii="Arial" w:hAnsi="Arial" w:cs="Arial"/>
                  </w:rPr>
                </w:rPrChange>
              </w:rPr>
            </w:pPr>
            <w:r w:rsidRPr="007450AE">
              <w:rPr>
                <w:rFonts w:ascii="Arial" w:hAnsi="Arial" w:cs="Arial"/>
                <w:sz w:val="20"/>
                <w:rPrChange w:id="1461" w:author="Richard Fitzpatrick" w:date="2019-04-26T13:25:00Z">
                  <w:rPr>
                    <w:rFonts w:ascii="Arial" w:hAnsi="Arial" w:cs="Arial"/>
                  </w:rPr>
                </w:rPrChange>
              </w:rPr>
              <w:t>1.0 x 10</w:t>
            </w:r>
            <w:r w:rsidRPr="007450AE">
              <w:rPr>
                <w:rFonts w:ascii="Arial" w:hAnsi="Arial" w:cs="Arial"/>
                <w:sz w:val="20"/>
                <w:vertAlign w:val="superscript"/>
                <w:rPrChange w:id="1462" w:author="Richard Fitzpatrick" w:date="2019-04-26T13:25:00Z">
                  <w:rPr>
                    <w:rFonts w:ascii="Arial" w:hAnsi="Arial" w:cs="Arial"/>
                    <w:vertAlign w:val="superscript"/>
                  </w:rPr>
                </w:rPrChange>
              </w:rPr>
              <w:t>-5</w:t>
            </w:r>
            <w:r w:rsidRPr="007450AE">
              <w:rPr>
                <w:rFonts w:ascii="Arial" w:hAnsi="Arial" w:cs="Arial"/>
                <w:sz w:val="20"/>
                <w:rPrChange w:id="1463" w:author="Richard Fitzpatrick" w:date="2019-04-26T13:25:00Z">
                  <w:rPr>
                    <w:rFonts w:ascii="Arial" w:hAnsi="Arial" w:cs="Arial"/>
                  </w:rPr>
                </w:rPrChange>
              </w:rPr>
              <w:t xml:space="preserve"> – 1.0</w:t>
            </w:r>
          </w:p>
        </w:tc>
        <w:tc>
          <w:tcPr>
            <w:tcW w:w="3138" w:type="dxa"/>
            <w:tcPrChange w:id="1464" w:author="Richard Fitzpatrick" w:date="2019-04-26T13:25:00Z">
              <w:tcPr>
                <w:tcW w:w="2254" w:type="dxa"/>
              </w:tcPr>
            </w:tcPrChange>
          </w:tcPr>
          <w:p w14:paraId="7FC03F61" w14:textId="77777777" w:rsidR="006E792D" w:rsidRPr="007450AE" w:rsidRDefault="006E792D" w:rsidP="00F262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Change w:id="1465" w:author="Richard Fitzpatrick" w:date="2019-04-26T13:25:00Z">
                  <w:rPr>
                    <w:rFonts w:ascii="Arial" w:hAnsi="Arial" w:cs="Arial"/>
                  </w:rPr>
                </w:rPrChange>
              </w:rPr>
            </w:pPr>
            <w:r w:rsidRPr="007450AE">
              <w:rPr>
                <w:rFonts w:ascii="Arial" w:hAnsi="Arial" w:cs="Arial"/>
                <w:sz w:val="20"/>
                <w:rPrChange w:id="1466" w:author="Richard Fitzpatrick" w:date="2019-04-26T13:25:00Z">
                  <w:rPr>
                    <w:rFonts w:ascii="Arial" w:hAnsi="Arial" w:cs="Arial"/>
                  </w:rPr>
                </w:rPrChange>
              </w:rPr>
              <w:t>-</w:t>
            </w:r>
          </w:p>
        </w:tc>
      </w:tr>
    </w:tbl>
    <w:p w14:paraId="45063E1C" w14:textId="77777777" w:rsidR="006E792D" w:rsidRDefault="006E792D" w:rsidP="006E792D">
      <w:pPr>
        <w:rPr>
          <w:rFonts w:ascii="Arial" w:hAnsi="Arial" w:cs="Arial"/>
        </w:rPr>
      </w:pPr>
      <w:r w:rsidRPr="00367241">
        <w:rPr>
          <w:rFonts w:ascii="Arial" w:hAnsi="Arial" w:cs="Arial"/>
          <w:noProof/>
          <w:lang w:eastAsia="en-GB"/>
        </w:rPr>
        <mc:AlternateContent>
          <mc:Choice Requires="wps">
            <w:drawing>
              <wp:anchor distT="45720" distB="45720" distL="114300" distR="114300" simplePos="0" relativeHeight="251699200" behindDoc="0" locked="0" layoutInCell="1" allowOverlap="1" wp14:anchorId="43EE1541" wp14:editId="51F1B2FA">
                <wp:simplePos x="0" y="0"/>
                <wp:positionH relativeFrom="column">
                  <wp:posOffset>0</wp:posOffset>
                </wp:positionH>
                <wp:positionV relativeFrom="paragraph">
                  <wp:posOffset>143349</wp:posOffset>
                </wp:positionV>
                <wp:extent cx="5722620" cy="2286000"/>
                <wp:effectExtent l="0" t="0" r="0" b="0"/>
                <wp:wrapSquare wrapText="bothSides"/>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2620" cy="2286000"/>
                        </a:xfrm>
                        <a:prstGeom prst="rect">
                          <a:avLst/>
                        </a:prstGeom>
                        <a:solidFill>
                          <a:srgbClr val="FFFFFF"/>
                        </a:solidFill>
                        <a:ln w="9525">
                          <a:noFill/>
                          <a:miter lim="800000"/>
                          <a:headEnd/>
                          <a:tailEnd/>
                        </a:ln>
                      </wps:spPr>
                      <wps:txbx>
                        <w:txbxContent>
                          <w:p w14:paraId="6AB5B4E7" w14:textId="77777777" w:rsidR="00490B47" w:rsidRPr="007450AE" w:rsidRDefault="00490B47">
                            <w:pPr>
                              <w:jc w:val="both"/>
                              <w:rPr>
                                <w:rFonts w:ascii="Arial" w:hAnsi="Arial" w:cs="Arial"/>
                                <w:b/>
                                <w:sz w:val="20"/>
                                <w:rPrChange w:id="1467" w:author="Richard Fitzpatrick" w:date="2019-04-26T13:25:00Z">
                                  <w:rPr>
                                    <w:rFonts w:ascii="Arial" w:hAnsi="Arial" w:cs="Arial"/>
                                    <w:b/>
                                  </w:rPr>
                                </w:rPrChange>
                              </w:rPr>
                              <w:pPrChange w:id="1468" w:author="Richard Fitzpatrick" w:date="2019-04-26T13:25:00Z">
                                <w:pPr/>
                              </w:pPrChange>
                            </w:pPr>
                            <w:r w:rsidRPr="007450AE">
                              <w:rPr>
                                <w:rFonts w:ascii="Arial" w:hAnsi="Arial" w:cs="Arial"/>
                                <w:b/>
                                <w:sz w:val="20"/>
                                <w:rPrChange w:id="1469" w:author="Richard Fitzpatrick" w:date="2019-04-26T13:25:00Z">
                                  <w:rPr>
                                    <w:rFonts w:ascii="Arial" w:hAnsi="Arial" w:cs="Arial"/>
                                    <w:b/>
                                  </w:rPr>
                                </w:rPrChange>
                              </w:rPr>
                              <w:t>Table 5: Values for reaction rates.</w:t>
                            </w:r>
                          </w:p>
                          <w:p w14:paraId="57E9F41C" w14:textId="77777777" w:rsidR="00490B47" w:rsidRPr="007450AE" w:rsidRDefault="00490B47">
                            <w:pPr>
                              <w:jc w:val="both"/>
                              <w:rPr>
                                <w:rFonts w:ascii="Arial" w:hAnsi="Arial" w:cs="Arial"/>
                                <w:sz w:val="20"/>
                                <w:rPrChange w:id="1470" w:author="Richard Fitzpatrick" w:date="2019-04-26T13:25:00Z">
                                  <w:rPr>
                                    <w:rFonts w:ascii="Arial" w:hAnsi="Arial" w:cs="Arial"/>
                                  </w:rPr>
                                </w:rPrChange>
                              </w:rPr>
                              <w:pPrChange w:id="1471" w:author="Richard Fitzpatrick" w:date="2019-04-26T13:25:00Z">
                                <w:pPr/>
                              </w:pPrChange>
                            </w:pPr>
                            <w:r w:rsidRPr="007450AE">
                              <w:rPr>
                                <w:rFonts w:ascii="Arial" w:hAnsi="Arial" w:cs="Arial"/>
                                <w:sz w:val="20"/>
                                <w:rPrChange w:id="1472" w:author="Richard Fitzpatrick" w:date="2019-04-26T13:25:00Z">
                                  <w:rPr>
                                    <w:rFonts w:ascii="Arial" w:hAnsi="Arial" w:cs="Arial"/>
                                  </w:rPr>
                                </w:rPrChange>
                              </w:rPr>
                              <w:t>The values for ‘Gli2/3(R) Production’, ‘Gli2/3(R) Degradation’, ‘Shh Binding’ and ‘Gli2/3(A) Degradation’ were all obtained from physiological measurements and models associated with the canonical Shh pathway. The value for ‘Gene Expression’ was calculated as an average of Ptch1 and Gli1 gene expression in this pathway as this reaction replicates both of their activity and their values were of a similar magnitude. The values for ‘Smoothened Phosphorylation’, ‘</w:t>
                            </w:r>
                            <w:proofErr w:type="spellStart"/>
                            <w:r w:rsidRPr="007450AE">
                              <w:rPr>
                                <w:rFonts w:ascii="Arial" w:hAnsi="Arial" w:cs="Arial"/>
                                <w:sz w:val="20"/>
                                <w:rPrChange w:id="1473" w:author="Richard Fitzpatrick" w:date="2019-04-26T13:25:00Z">
                                  <w:rPr>
                                    <w:rFonts w:ascii="Arial" w:hAnsi="Arial" w:cs="Arial"/>
                                  </w:rPr>
                                </w:rPrChange>
                              </w:rPr>
                              <w:t>SuFu</w:t>
                            </w:r>
                            <w:proofErr w:type="spellEnd"/>
                            <w:r w:rsidRPr="007450AE">
                              <w:rPr>
                                <w:rFonts w:ascii="Arial" w:hAnsi="Arial" w:cs="Arial"/>
                                <w:sz w:val="20"/>
                                <w:rPrChange w:id="1474" w:author="Richard Fitzpatrick" w:date="2019-04-26T13:25:00Z">
                                  <w:rPr>
                                    <w:rFonts w:ascii="Arial" w:hAnsi="Arial" w:cs="Arial"/>
                                  </w:rPr>
                                </w:rPrChange>
                              </w:rPr>
                              <w:t xml:space="preserve"> Phosphorylation’ and ‘Gli2/3 Phosphorylation’ were all taken from an experimental value regarding general protein phosphorylation, as the rate of phosphorylation of one protein will not differ greatly from another (</w:t>
                            </w:r>
                            <w:proofErr w:type="spellStart"/>
                            <w:r w:rsidRPr="007450AE">
                              <w:rPr>
                                <w:rFonts w:ascii="Arial" w:hAnsi="Arial" w:cs="Arial"/>
                                <w:sz w:val="20"/>
                                <w:rPrChange w:id="1475" w:author="Richard Fitzpatrick" w:date="2019-04-26T13:25:00Z">
                                  <w:rPr>
                                    <w:rFonts w:ascii="Arial" w:hAnsi="Arial" w:cs="Arial"/>
                                  </w:rPr>
                                </w:rPrChange>
                              </w:rPr>
                              <w:t>Lehninger</w:t>
                            </w:r>
                            <w:proofErr w:type="spellEnd"/>
                            <w:r w:rsidRPr="007450AE">
                              <w:rPr>
                                <w:rFonts w:ascii="Arial" w:hAnsi="Arial" w:cs="Arial"/>
                                <w:sz w:val="20"/>
                                <w:rPrChange w:id="1476" w:author="Richard Fitzpatrick" w:date="2019-04-26T13:25:00Z">
                                  <w:rPr>
                                    <w:rFonts w:ascii="Arial" w:hAnsi="Arial" w:cs="Arial"/>
                                  </w:rPr>
                                </w:rPrChange>
                              </w:rPr>
                              <w:t xml:space="preserve"> et al., 2004).</w:t>
                            </w:r>
                          </w:p>
                          <w:p w14:paraId="4546A91E" w14:textId="77777777" w:rsidR="00490B47" w:rsidRPr="007450AE" w:rsidRDefault="00490B47">
                            <w:pPr>
                              <w:jc w:val="both"/>
                              <w:rPr>
                                <w:rFonts w:ascii="Arial" w:hAnsi="Arial" w:cs="Arial"/>
                                <w:sz w:val="20"/>
                                <w:rPrChange w:id="1477" w:author="Richard Fitzpatrick" w:date="2019-04-26T13:25:00Z">
                                  <w:rPr>
                                    <w:rFonts w:ascii="Arial" w:hAnsi="Arial" w:cs="Arial"/>
                                  </w:rPr>
                                </w:rPrChange>
                              </w:rPr>
                              <w:pPrChange w:id="1478" w:author="Richard Fitzpatrick" w:date="2019-04-26T13:25:00Z">
                                <w:pPr/>
                              </w:pPrChange>
                            </w:pPr>
                            <w:r w:rsidRPr="007450AE">
                              <w:rPr>
                                <w:rFonts w:ascii="Arial" w:hAnsi="Arial" w:cs="Arial"/>
                                <w:sz w:val="20"/>
                                <w:rPrChange w:id="1479" w:author="Richard Fitzpatrick" w:date="2019-04-26T13:25:00Z">
                                  <w:rPr>
                                    <w:rFonts w:ascii="Arial" w:hAnsi="Arial" w:cs="Arial"/>
                                  </w:rPr>
                                </w:rPrChange>
                              </w:rPr>
                              <w:t>Key: -, estimate value.</w:t>
                            </w:r>
                          </w:p>
                          <w:p w14:paraId="42D2C0A9" w14:textId="77777777" w:rsidR="00490B47" w:rsidRPr="007450AE" w:rsidRDefault="00490B47">
                            <w:pPr>
                              <w:jc w:val="both"/>
                              <w:rPr>
                                <w:rFonts w:ascii="Arial" w:hAnsi="Arial" w:cs="Arial"/>
                                <w:sz w:val="20"/>
                                <w:rPrChange w:id="1480" w:author="Richard Fitzpatrick" w:date="2019-04-26T13:25:00Z">
                                  <w:rPr>
                                    <w:rFonts w:ascii="Arial" w:hAnsi="Arial" w:cs="Arial"/>
                                  </w:rPr>
                                </w:rPrChange>
                              </w:rPr>
                              <w:pPrChange w:id="1481" w:author="Richard Fitzpatrick" w:date="2019-04-26T13:25:00Z">
                                <w:pPr/>
                              </w:pPrChange>
                            </w:pPr>
                          </w:p>
                          <w:p w14:paraId="2A35E84A" w14:textId="77777777" w:rsidR="00490B47" w:rsidRPr="007450AE" w:rsidRDefault="00490B47">
                            <w:pPr>
                              <w:jc w:val="both"/>
                              <w:rPr>
                                <w:rFonts w:ascii="Arial" w:hAnsi="Arial" w:cs="Arial"/>
                                <w:sz w:val="20"/>
                                <w:rPrChange w:id="1482" w:author="Richard Fitzpatrick" w:date="2019-04-26T13:25:00Z">
                                  <w:rPr>
                                    <w:rFonts w:ascii="Arial" w:hAnsi="Arial" w:cs="Arial"/>
                                  </w:rPr>
                                </w:rPrChange>
                              </w:rPr>
                              <w:pPrChange w:id="1483" w:author="Richard Fitzpatrick" w:date="2019-04-26T13:25:00Z">
                                <w:pPr/>
                              </w:pPrChange>
                            </w:pPr>
                          </w:p>
                          <w:p w14:paraId="711D3100" w14:textId="77777777" w:rsidR="00490B47" w:rsidRPr="007450AE" w:rsidRDefault="00490B47">
                            <w:pPr>
                              <w:jc w:val="both"/>
                              <w:rPr>
                                <w:rFonts w:ascii="Arial" w:hAnsi="Arial" w:cs="Arial"/>
                                <w:sz w:val="20"/>
                                <w:rPrChange w:id="1484" w:author="Richard Fitzpatrick" w:date="2019-04-26T13:25:00Z">
                                  <w:rPr>
                                    <w:rFonts w:ascii="Arial" w:hAnsi="Arial" w:cs="Arial"/>
                                  </w:rPr>
                                </w:rPrChange>
                              </w:rPr>
                              <w:pPrChange w:id="1485" w:author="Richard Fitzpatrick" w:date="2019-04-26T13:25:00Z">
                                <w:pPr/>
                              </w:pPrChange>
                            </w:pPr>
                          </w:p>
                          <w:p w14:paraId="07EDD034" w14:textId="77777777" w:rsidR="00490B47" w:rsidRPr="007450AE" w:rsidRDefault="00490B47">
                            <w:pPr>
                              <w:jc w:val="both"/>
                              <w:rPr>
                                <w:rFonts w:ascii="Arial" w:hAnsi="Arial" w:cs="Arial"/>
                                <w:sz w:val="20"/>
                                <w:rPrChange w:id="1486" w:author="Richard Fitzpatrick" w:date="2019-04-26T13:25:00Z">
                                  <w:rPr>
                                    <w:rFonts w:ascii="Arial" w:hAnsi="Arial" w:cs="Arial"/>
                                  </w:rPr>
                                </w:rPrChange>
                              </w:rPr>
                              <w:pPrChange w:id="1487" w:author="Richard Fitzpatrick" w:date="2019-04-26T13:25:00Z">
                                <w:pPr/>
                              </w:pPrChange>
                            </w:pPr>
                          </w:p>
                          <w:p w14:paraId="49591077" w14:textId="77777777" w:rsidR="00490B47" w:rsidRPr="007450AE" w:rsidRDefault="00490B47">
                            <w:pPr>
                              <w:jc w:val="both"/>
                              <w:rPr>
                                <w:rFonts w:ascii="Arial" w:hAnsi="Arial" w:cs="Arial"/>
                                <w:sz w:val="20"/>
                                <w:rPrChange w:id="1488" w:author="Richard Fitzpatrick" w:date="2019-04-26T13:25:00Z">
                                  <w:rPr>
                                    <w:rFonts w:ascii="Arial" w:hAnsi="Arial" w:cs="Arial"/>
                                  </w:rPr>
                                </w:rPrChange>
                              </w:rPr>
                              <w:pPrChange w:id="1489" w:author="Richard Fitzpatrick" w:date="2019-04-26T13:25:00Z">
                                <w:pPr/>
                              </w:pPrChange>
                            </w:pPr>
                          </w:p>
                          <w:p w14:paraId="78D97A32" w14:textId="77777777" w:rsidR="00490B47" w:rsidRPr="007450AE" w:rsidRDefault="00490B47">
                            <w:pPr>
                              <w:jc w:val="both"/>
                              <w:rPr>
                                <w:rFonts w:ascii="Arial" w:hAnsi="Arial" w:cs="Arial"/>
                                <w:sz w:val="20"/>
                                <w:rPrChange w:id="1490" w:author="Richard Fitzpatrick" w:date="2019-04-26T13:25:00Z">
                                  <w:rPr>
                                    <w:rFonts w:ascii="Arial" w:hAnsi="Arial" w:cs="Arial"/>
                                  </w:rPr>
                                </w:rPrChange>
                              </w:rPr>
                              <w:pPrChange w:id="1491" w:author="Richard Fitzpatrick" w:date="2019-04-26T13:25:00Z">
                                <w:pPr/>
                              </w:pPrChange>
                            </w:pPr>
                          </w:p>
                          <w:p w14:paraId="4A31CF9E" w14:textId="77777777" w:rsidR="00490B47" w:rsidRPr="007450AE" w:rsidRDefault="00490B47">
                            <w:pPr>
                              <w:jc w:val="both"/>
                              <w:rPr>
                                <w:rFonts w:ascii="Arial" w:hAnsi="Arial" w:cs="Arial"/>
                                <w:sz w:val="20"/>
                                <w:rPrChange w:id="1492" w:author="Richard Fitzpatrick" w:date="2019-04-26T13:25:00Z">
                                  <w:rPr>
                                    <w:rFonts w:ascii="Arial" w:hAnsi="Arial" w:cs="Arial"/>
                                  </w:rPr>
                                </w:rPrChange>
                              </w:rPr>
                              <w:pPrChange w:id="1493" w:author="Richard Fitzpatrick" w:date="2019-04-26T13:25:00Z">
                                <w:pPr/>
                              </w:pPrChange>
                            </w:pPr>
                          </w:p>
                          <w:p w14:paraId="73F6B930" w14:textId="77777777" w:rsidR="00490B47" w:rsidRPr="007450AE" w:rsidRDefault="00490B47">
                            <w:pPr>
                              <w:jc w:val="both"/>
                              <w:rPr>
                                <w:rFonts w:ascii="Arial" w:hAnsi="Arial" w:cs="Arial"/>
                                <w:sz w:val="20"/>
                                <w:rPrChange w:id="1494" w:author="Richard Fitzpatrick" w:date="2019-04-26T13:25:00Z">
                                  <w:rPr>
                                    <w:rFonts w:ascii="Arial" w:hAnsi="Arial" w:cs="Arial"/>
                                  </w:rPr>
                                </w:rPrChange>
                              </w:rPr>
                              <w:pPrChange w:id="1495" w:author="Richard Fitzpatrick" w:date="2019-04-26T13:25:00Z">
                                <w:pPr/>
                              </w:pPrChange>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EE1541" id="Text Box 16" o:spid="_x0000_s1043" type="#_x0000_t202" style="position:absolute;margin-left:0;margin-top:11.3pt;width:450.6pt;height:180pt;z-index:251699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" stroked="f">
                <v:textbox>
                  <w:txbxContent>
                    <w:p w14:paraId="6AB5B4E7" w14:textId="77777777" w:rsidR="00490B47" w:rsidRPr="007450AE" w:rsidRDefault="00490B47">
                      <w:pPr>
                        <w:jc w:val="both"/>
                        <w:rPr>
                          <w:rFonts w:ascii="Arial" w:hAnsi="Arial" w:cs="Arial"/>
                          <w:b/>
                          <w:sz w:val="20"/>
                          <w:rPrChange w:id="1496" w:author="Richard Fitzpatrick" w:date="2019-04-26T13:25:00Z">
                            <w:rPr>
                              <w:rFonts w:ascii="Arial" w:hAnsi="Arial" w:cs="Arial"/>
                              <w:b/>
                            </w:rPr>
                          </w:rPrChange>
                        </w:rPr>
                        <w:pPrChange w:id="1497" w:author="Richard Fitzpatrick" w:date="2019-04-26T13:25:00Z">
                          <w:pPr/>
                        </w:pPrChange>
                      </w:pPr>
                      <w:r w:rsidRPr="007450AE">
                        <w:rPr>
                          <w:rFonts w:ascii="Arial" w:hAnsi="Arial" w:cs="Arial"/>
                          <w:b/>
                          <w:sz w:val="20"/>
                          <w:rPrChange w:id="1498" w:author="Richard Fitzpatrick" w:date="2019-04-26T13:25:00Z">
                            <w:rPr>
                              <w:rFonts w:ascii="Arial" w:hAnsi="Arial" w:cs="Arial"/>
                              <w:b/>
                            </w:rPr>
                          </w:rPrChange>
                        </w:rPr>
                        <w:t>Table 5: Values for reaction rates.</w:t>
                      </w:r>
                    </w:p>
                    <w:p w14:paraId="57E9F41C" w14:textId="77777777" w:rsidR="00490B47" w:rsidRPr="007450AE" w:rsidRDefault="00490B47">
                      <w:pPr>
                        <w:jc w:val="both"/>
                        <w:rPr>
                          <w:rFonts w:ascii="Arial" w:hAnsi="Arial" w:cs="Arial"/>
                          <w:sz w:val="20"/>
                          <w:rPrChange w:id="1499" w:author="Richard Fitzpatrick" w:date="2019-04-26T13:25:00Z">
                            <w:rPr>
                              <w:rFonts w:ascii="Arial" w:hAnsi="Arial" w:cs="Arial"/>
                            </w:rPr>
                          </w:rPrChange>
                        </w:rPr>
                        <w:pPrChange w:id="1500" w:author="Richard Fitzpatrick" w:date="2019-04-26T13:25:00Z">
                          <w:pPr/>
                        </w:pPrChange>
                      </w:pPr>
                      <w:r w:rsidRPr="007450AE">
                        <w:rPr>
                          <w:rFonts w:ascii="Arial" w:hAnsi="Arial" w:cs="Arial"/>
                          <w:sz w:val="20"/>
                          <w:rPrChange w:id="1501" w:author="Richard Fitzpatrick" w:date="2019-04-26T13:25:00Z">
                            <w:rPr>
                              <w:rFonts w:ascii="Arial" w:hAnsi="Arial" w:cs="Arial"/>
                            </w:rPr>
                          </w:rPrChange>
                        </w:rPr>
                        <w:t>The values for ‘Gli2/3(R) Production’, ‘Gli2/3(R) Degradation’, ‘Shh Binding’ and ‘Gli2/3(A) Degradation’ were all obtained from physiological measurements and models associated with the canonical Shh pathway. The value for ‘Gene Expression’ was calculated as an average of Ptch1 and Gli1 gene expression in this pathway as this reaction replicates both of their activity and their values were of a similar magnitude. The values for ‘Smoothened Phosphorylation’, ‘</w:t>
                      </w:r>
                      <w:proofErr w:type="spellStart"/>
                      <w:r w:rsidRPr="007450AE">
                        <w:rPr>
                          <w:rFonts w:ascii="Arial" w:hAnsi="Arial" w:cs="Arial"/>
                          <w:sz w:val="20"/>
                          <w:rPrChange w:id="1502" w:author="Richard Fitzpatrick" w:date="2019-04-26T13:25:00Z">
                            <w:rPr>
                              <w:rFonts w:ascii="Arial" w:hAnsi="Arial" w:cs="Arial"/>
                            </w:rPr>
                          </w:rPrChange>
                        </w:rPr>
                        <w:t>SuFu</w:t>
                      </w:r>
                      <w:proofErr w:type="spellEnd"/>
                      <w:r w:rsidRPr="007450AE">
                        <w:rPr>
                          <w:rFonts w:ascii="Arial" w:hAnsi="Arial" w:cs="Arial"/>
                          <w:sz w:val="20"/>
                          <w:rPrChange w:id="1503" w:author="Richard Fitzpatrick" w:date="2019-04-26T13:25:00Z">
                            <w:rPr>
                              <w:rFonts w:ascii="Arial" w:hAnsi="Arial" w:cs="Arial"/>
                            </w:rPr>
                          </w:rPrChange>
                        </w:rPr>
                        <w:t xml:space="preserve"> Phosphorylation’ and ‘Gli2/3 Phosphorylation’ were all taken from an experimental value regarding general protein phosphorylation, as the rate of phosphorylation of one protein will not differ greatly from another (</w:t>
                      </w:r>
                      <w:proofErr w:type="spellStart"/>
                      <w:r w:rsidRPr="007450AE">
                        <w:rPr>
                          <w:rFonts w:ascii="Arial" w:hAnsi="Arial" w:cs="Arial"/>
                          <w:sz w:val="20"/>
                          <w:rPrChange w:id="1504" w:author="Richard Fitzpatrick" w:date="2019-04-26T13:25:00Z">
                            <w:rPr>
                              <w:rFonts w:ascii="Arial" w:hAnsi="Arial" w:cs="Arial"/>
                            </w:rPr>
                          </w:rPrChange>
                        </w:rPr>
                        <w:t>Lehninger</w:t>
                      </w:r>
                      <w:proofErr w:type="spellEnd"/>
                      <w:r w:rsidRPr="007450AE">
                        <w:rPr>
                          <w:rFonts w:ascii="Arial" w:hAnsi="Arial" w:cs="Arial"/>
                          <w:sz w:val="20"/>
                          <w:rPrChange w:id="1505" w:author="Richard Fitzpatrick" w:date="2019-04-26T13:25:00Z">
                            <w:rPr>
                              <w:rFonts w:ascii="Arial" w:hAnsi="Arial" w:cs="Arial"/>
                            </w:rPr>
                          </w:rPrChange>
                        </w:rPr>
                        <w:t xml:space="preserve"> et al., 2004).</w:t>
                      </w:r>
                    </w:p>
                    <w:p w14:paraId="4546A91E" w14:textId="77777777" w:rsidR="00490B47" w:rsidRPr="007450AE" w:rsidRDefault="00490B47">
                      <w:pPr>
                        <w:jc w:val="both"/>
                        <w:rPr>
                          <w:rFonts w:ascii="Arial" w:hAnsi="Arial" w:cs="Arial"/>
                          <w:sz w:val="20"/>
                          <w:rPrChange w:id="1506" w:author="Richard Fitzpatrick" w:date="2019-04-26T13:25:00Z">
                            <w:rPr>
                              <w:rFonts w:ascii="Arial" w:hAnsi="Arial" w:cs="Arial"/>
                            </w:rPr>
                          </w:rPrChange>
                        </w:rPr>
                        <w:pPrChange w:id="1507" w:author="Richard Fitzpatrick" w:date="2019-04-26T13:25:00Z">
                          <w:pPr/>
                        </w:pPrChange>
                      </w:pPr>
                      <w:r w:rsidRPr="007450AE">
                        <w:rPr>
                          <w:rFonts w:ascii="Arial" w:hAnsi="Arial" w:cs="Arial"/>
                          <w:sz w:val="20"/>
                          <w:rPrChange w:id="1508" w:author="Richard Fitzpatrick" w:date="2019-04-26T13:25:00Z">
                            <w:rPr>
                              <w:rFonts w:ascii="Arial" w:hAnsi="Arial" w:cs="Arial"/>
                            </w:rPr>
                          </w:rPrChange>
                        </w:rPr>
                        <w:t>Key: -, estimate value.</w:t>
                      </w:r>
                    </w:p>
                    <w:p w14:paraId="42D2C0A9" w14:textId="77777777" w:rsidR="00490B47" w:rsidRPr="007450AE" w:rsidRDefault="00490B47">
                      <w:pPr>
                        <w:jc w:val="both"/>
                        <w:rPr>
                          <w:rFonts w:ascii="Arial" w:hAnsi="Arial" w:cs="Arial"/>
                          <w:sz w:val="20"/>
                          <w:rPrChange w:id="1509" w:author="Richard Fitzpatrick" w:date="2019-04-26T13:25:00Z">
                            <w:rPr>
                              <w:rFonts w:ascii="Arial" w:hAnsi="Arial" w:cs="Arial"/>
                            </w:rPr>
                          </w:rPrChange>
                        </w:rPr>
                        <w:pPrChange w:id="1510" w:author="Richard Fitzpatrick" w:date="2019-04-26T13:25:00Z">
                          <w:pPr/>
                        </w:pPrChange>
                      </w:pPr>
                    </w:p>
                    <w:p w14:paraId="2A35E84A" w14:textId="77777777" w:rsidR="00490B47" w:rsidRPr="007450AE" w:rsidRDefault="00490B47">
                      <w:pPr>
                        <w:jc w:val="both"/>
                        <w:rPr>
                          <w:rFonts w:ascii="Arial" w:hAnsi="Arial" w:cs="Arial"/>
                          <w:sz w:val="20"/>
                          <w:rPrChange w:id="1511" w:author="Richard Fitzpatrick" w:date="2019-04-26T13:25:00Z">
                            <w:rPr>
                              <w:rFonts w:ascii="Arial" w:hAnsi="Arial" w:cs="Arial"/>
                            </w:rPr>
                          </w:rPrChange>
                        </w:rPr>
                        <w:pPrChange w:id="1512" w:author="Richard Fitzpatrick" w:date="2019-04-26T13:25:00Z">
                          <w:pPr/>
                        </w:pPrChange>
                      </w:pPr>
                    </w:p>
                    <w:p w14:paraId="711D3100" w14:textId="77777777" w:rsidR="00490B47" w:rsidRPr="007450AE" w:rsidRDefault="00490B47">
                      <w:pPr>
                        <w:jc w:val="both"/>
                        <w:rPr>
                          <w:rFonts w:ascii="Arial" w:hAnsi="Arial" w:cs="Arial"/>
                          <w:sz w:val="20"/>
                          <w:rPrChange w:id="1513" w:author="Richard Fitzpatrick" w:date="2019-04-26T13:25:00Z">
                            <w:rPr>
                              <w:rFonts w:ascii="Arial" w:hAnsi="Arial" w:cs="Arial"/>
                            </w:rPr>
                          </w:rPrChange>
                        </w:rPr>
                        <w:pPrChange w:id="1514" w:author="Richard Fitzpatrick" w:date="2019-04-26T13:25:00Z">
                          <w:pPr/>
                        </w:pPrChange>
                      </w:pPr>
                    </w:p>
                    <w:p w14:paraId="07EDD034" w14:textId="77777777" w:rsidR="00490B47" w:rsidRPr="007450AE" w:rsidRDefault="00490B47">
                      <w:pPr>
                        <w:jc w:val="both"/>
                        <w:rPr>
                          <w:rFonts w:ascii="Arial" w:hAnsi="Arial" w:cs="Arial"/>
                          <w:sz w:val="20"/>
                          <w:rPrChange w:id="1515" w:author="Richard Fitzpatrick" w:date="2019-04-26T13:25:00Z">
                            <w:rPr>
                              <w:rFonts w:ascii="Arial" w:hAnsi="Arial" w:cs="Arial"/>
                            </w:rPr>
                          </w:rPrChange>
                        </w:rPr>
                        <w:pPrChange w:id="1516" w:author="Richard Fitzpatrick" w:date="2019-04-26T13:25:00Z">
                          <w:pPr/>
                        </w:pPrChange>
                      </w:pPr>
                    </w:p>
                    <w:p w14:paraId="49591077" w14:textId="77777777" w:rsidR="00490B47" w:rsidRPr="007450AE" w:rsidRDefault="00490B47">
                      <w:pPr>
                        <w:jc w:val="both"/>
                        <w:rPr>
                          <w:rFonts w:ascii="Arial" w:hAnsi="Arial" w:cs="Arial"/>
                          <w:sz w:val="20"/>
                          <w:rPrChange w:id="1517" w:author="Richard Fitzpatrick" w:date="2019-04-26T13:25:00Z">
                            <w:rPr>
                              <w:rFonts w:ascii="Arial" w:hAnsi="Arial" w:cs="Arial"/>
                            </w:rPr>
                          </w:rPrChange>
                        </w:rPr>
                        <w:pPrChange w:id="1518" w:author="Richard Fitzpatrick" w:date="2019-04-26T13:25:00Z">
                          <w:pPr/>
                        </w:pPrChange>
                      </w:pPr>
                    </w:p>
                    <w:p w14:paraId="78D97A32" w14:textId="77777777" w:rsidR="00490B47" w:rsidRPr="007450AE" w:rsidRDefault="00490B47">
                      <w:pPr>
                        <w:jc w:val="both"/>
                        <w:rPr>
                          <w:rFonts w:ascii="Arial" w:hAnsi="Arial" w:cs="Arial"/>
                          <w:sz w:val="20"/>
                          <w:rPrChange w:id="1519" w:author="Richard Fitzpatrick" w:date="2019-04-26T13:25:00Z">
                            <w:rPr>
                              <w:rFonts w:ascii="Arial" w:hAnsi="Arial" w:cs="Arial"/>
                            </w:rPr>
                          </w:rPrChange>
                        </w:rPr>
                        <w:pPrChange w:id="1520" w:author="Richard Fitzpatrick" w:date="2019-04-26T13:25:00Z">
                          <w:pPr/>
                        </w:pPrChange>
                      </w:pPr>
                    </w:p>
                    <w:p w14:paraId="4A31CF9E" w14:textId="77777777" w:rsidR="00490B47" w:rsidRPr="007450AE" w:rsidRDefault="00490B47">
                      <w:pPr>
                        <w:jc w:val="both"/>
                        <w:rPr>
                          <w:rFonts w:ascii="Arial" w:hAnsi="Arial" w:cs="Arial"/>
                          <w:sz w:val="20"/>
                          <w:rPrChange w:id="1521" w:author="Richard Fitzpatrick" w:date="2019-04-26T13:25:00Z">
                            <w:rPr>
                              <w:rFonts w:ascii="Arial" w:hAnsi="Arial" w:cs="Arial"/>
                            </w:rPr>
                          </w:rPrChange>
                        </w:rPr>
                        <w:pPrChange w:id="1522" w:author="Richard Fitzpatrick" w:date="2019-04-26T13:25:00Z">
                          <w:pPr/>
                        </w:pPrChange>
                      </w:pPr>
                    </w:p>
                    <w:p w14:paraId="73F6B930" w14:textId="77777777" w:rsidR="00490B47" w:rsidRPr="007450AE" w:rsidRDefault="00490B47">
                      <w:pPr>
                        <w:jc w:val="both"/>
                        <w:rPr>
                          <w:rFonts w:ascii="Arial" w:hAnsi="Arial" w:cs="Arial"/>
                          <w:sz w:val="20"/>
                          <w:rPrChange w:id="1523" w:author="Richard Fitzpatrick" w:date="2019-04-26T13:25:00Z">
                            <w:rPr>
                              <w:rFonts w:ascii="Arial" w:hAnsi="Arial" w:cs="Arial"/>
                            </w:rPr>
                          </w:rPrChange>
                        </w:rPr>
                        <w:pPrChange w:id="1524" w:author="Richard Fitzpatrick" w:date="2019-04-26T13:25:00Z">
                          <w:pPr/>
                        </w:pPrChange>
                      </w:pPr>
                    </w:p>
                  </w:txbxContent>
                </v:textbox>
                <w10:wrap type="square"/>
              </v:shape>
            </w:pict>
          </mc:Fallback>
        </mc:AlternateContent>
      </w:r>
    </w:p>
    <w:p w14:paraId="1B899071" w14:textId="77777777" w:rsidR="006E792D" w:rsidRDefault="006E792D" w:rsidP="006E792D">
      <w:pPr>
        <w:rPr>
          <w:rFonts w:ascii="Arial" w:hAnsi="Arial" w:cs="Arial"/>
        </w:rPr>
      </w:pPr>
    </w:p>
    <w:p w14:paraId="0776F17B" w14:textId="77777777" w:rsidR="006E792D" w:rsidRDefault="006E792D" w:rsidP="006E792D">
      <w:pPr>
        <w:rPr>
          <w:rFonts w:ascii="Arial" w:hAnsi="Arial" w:cs="Arial"/>
        </w:rPr>
      </w:pPr>
    </w:p>
    <w:p w14:paraId="791AB886" w14:textId="77777777" w:rsidR="006E792D" w:rsidRDefault="006E792D" w:rsidP="006E792D">
      <w:pPr>
        <w:rPr>
          <w:rFonts w:ascii="Arial" w:hAnsi="Arial" w:cs="Arial"/>
        </w:rPr>
      </w:pPr>
    </w:p>
    <w:p w14:paraId="1125D967" w14:textId="77777777" w:rsidR="006E792D" w:rsidRDefault="006E792D" w:rsidP="006E792D">
      <w:pPr>
        <w:rPr>
          <w:rFonts w:ascii="Arial" w:hAnsi="Arial" w:cs="Arial"/>
        </w:rPr>
        <w:sectPr w:rsidR="006E792D" w:rsidSect="00F26248">
          <w:pgSz w:w="11906" w:h="16838"/>
          <w:pgMar w:top="1440" w:right="1440" w:bottom="1440" w:left="1440" w:header="708" w:footer="708" w:gutter="0"/>
          <w:cols w:space="708"/>
          <w:docGrid w:linePitch="360"/>
        </w:sectPr>
      </w:pPr>
    </w:p>
    <w:p w14:paraId="74120D78" w14:textId="77777777" w:rsidR="006E792D" w:rsidRDefault="006E792D" w:rsidP="006E792D">
      <w:pPr>
        <w:rPr>
          <w:rFonts w:ascii="Arial" w:hAnsi="Arial" w:cs="Arial"/>
        </w:rPr>
      </w:pPr>
      <w:r>
        <w:rPr>
          <w:noProof/>
          <w:lang w:eastAsia="en-GB"/>
        </w:rPr>
        <w:lastRenderedPageBreak/>
        <mc:AlternateContent>
          <mc:Choice Requires="wps">
            <w:drawing>
              <wp:anchor distT="45720" distB="45720" distL="114300" distR="114300" simplePos="0" relativeHeight="251703296" behindDoc="0" locked="0" layoutInCell="1" allowOverlap="1" wp14:anchorId="10526CAA" wp14:editId="08036803">
                <wp:simplePos x="0" y="0"/>
                <wp:positionH relativeFrom="column">
                  <wp:posOffset>-286603</wp:posOffset>
                </wp:positionH>
                <wp:positionV relativeFrom="paragraph">
                  <wp:posOffset>3806929</wp:posOffset>
                </wp:positionV>
                <wp:extent cx="8829675" cy="521970"/>
                <wp:effectExtent l="0" t="0" r="9525" b="0"/>
                <wp:wrapTopAndBottom/>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29675" cy="521970"/>
                        </a:xfrm>
                        <a:prstGeom prst="rect">
                          <a:avLst/>
                        </a:prstGeom>
                        <a:solidFill>
                          <a:srgbClr val="FFFFFF"/>
                        </a:solidFill>
                        <a:ln w="9525">
                          <a:noFill/>
                          <a:miter lim="800000"/>
                          <a:headEnd/>
                          <a:tailEnd/>
                        </a:ln>
                      </wps:spPr>
                      <wps:txbx>
                        <w:txbxContent>
                          <w:p w14:paraId="26B5054D" w14:textId="77777777" w:rsidR="00490B47" w:rsidRPr="007450AE" w:rsidRDefault="00490B47">
                            <w:pPr>
                              <w:jc w:val="both"/>
                              <w:rPr>
                                <w:rFonts w:ascii="Arial" w:hAnsi="Arial" w:cs="Arial"/>
                                <w:b/>
                                <w:sz w:val="20"/>
                                <w:rPrChange w:id="1525" w:author="Richard Fitzpatrick" w:date="2019-04-26T13:25:00Z">
                                  <w:rPr>
                                    <w:rFonts w:ascii="Arial" w:hAnsi="Arial" w:cs="Arial"/>
                                    <w:b/>
                                  </w:rPr>
                                </w:rPrChange>
                              </w:rPr>
                              <w:pPrChange w:id="1526" w:author="Richard Fitzpatrick" w:date="2019-04-26T13:25:00Z">
                                <w:pPr/>
                              </w:pPrChange>
                            </w:pPr>
                            <w:r w:rsidRPr="007450AE">
                              <w:rPr>
                                <w:rFonts w:ascii="Arial" w:hAnsi="Arial" w:cs="Arial"/>
                                <w:b/>
                                <w:sz w:val="20"/>
                                <w:rPrChange w:id="1527" w:author="Richard Fitzpatrick" w:date="2019-04-26T13:25:00Z">
                                  <w:rPr>
                                    <w:rFonts w:ascii="Arial" w:hAnsi="Arial" w:cs="Arial"/>
                                    <w:b/>
                                  </w:rPr>
                                </w:rPrChange>
                              </w:rPr>
                              <w:t>Figure 9: Boxplots illustrating the robustness of the model with Gli2/3(R) (A) and Proteins (B) concentrations over the 10 model simulations.</w:t>
                            </w:r>
                          </w:p>
                          <w:p w14:paraId="099923F5" w14:textId="77777777" w:rsidR="00490B47" w:rsidRPr="007450AE" w:rsidRDefault="00490B47">
                            <w:pPr>
                              <w:jc w:val="both"/>
                              <w:rPr>
                                <w:rFonts w:ascii="Arial" w:hAnsi="Arial" w:cs="Arial"/>
                                <w:sz w:val="20"/>
                                <w:rPrChange w:id="1528" w:author="Richard Fitzpatrick" w:date="2019-04-26T13:25:00Z">
                                  <w:rPr>
                                    <w:rFonts w:ascii="Arial" w:hAnsi="Arial" w:cs="Arial"/>
                                  </w:rPr>
                                </w:rPrChange>
                              </w:rPr>
                              <w:pPrChange w:id="1529" w:author="Richard Fitzpatrick" w:date="2019-04-26T13:25:00Z">
                                <w:pPr/>
                              </w:pPrChange>
                            </w:pPr>
                          </w:p>
                          <w:p w14:paraId="53051E55" w14:textId="77777777" w:rsidR="00490B47" w:rsidRPr="007450AE" w:rsidRDefault="00490B47">
                            <w:pPr>
                              <w:jc w:val="both"/>
                              <w:rPr>
                                <w:sz w:val="20"/>
                                <w:rPrChange w:id="1530" w:author="Richard Fitzpatrick" w:date="2019-04-26T13:25:00Z">
                                  <w:rPr/>
                                </w:rPrChange>
                              </w:rPr>
                              <w:pPrChange w:id="1531" w:author="Richard Fitzpatrick" w:date="2019-04-26T13:25:00Z">
                                <w:pPr/>
                              </w:pPrChange>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526CAA" id="Text Box 28" o:spid="_x0000_s1044" type="#_x0000_t202" style="position:absolute;margin-left:-22.55pt;margin-top:299.75pt;width:695.25pt;height:41.1pt;z-index:251703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" stroked="f">
                <v:textbox>
                  <w:txbxContent>
                    <w:p w14:paraId="26B5054D" w14:textId="77777777" w:rsidR="00490B47" w:rsidRPr="007450AE" w:rsidRDefault="00490B47">
                      <w:pPr>
                        <w:jc w:val="both"/>
                        <w:rPr>
                          <w:rFonts w:ascii="Arial" w:hAnsi="Arial" w:cs="Arial"/>
                          <w:b/>
                          <w:sz w:val="20"/>
                          <w:rPrChange w:id="1532" w:author="Richard Fitzpatrick" w:date="2019-04-26T13:25:00Z">
                            <w:rPr>
                              <w:rFonts w:ascii="Arial" w:hAnsi="Arial" w:cs="Arial"/>
                              <w:b/>
                            </w:rPr>
                          </w:rPrChange>
                        </w:rPr>
                        <w:pPrChange w:id="1533" w:author="Richard Fitzpatrick" w:date="2019-04-26T13:25:00Z">
                          <w:pPr/>
                        </w:pPrChange>
                      </w:pPr>
                      <w:r w:rsidRPr="007450AE">
                        <w:rPr>
                          <w:rFonts w:ascii="Arial" w:hAnsi="Arial" w:cs="Arial"/>
                          <w:b/>
                          <w:sz w:val="20"/>
                          <w:rPrChange w:id="1534" w:author="Richard Fitzpatrick" w:date="2019-04-26T13:25:00Z">
                            <w:rPr>
                              <w:rFonts w:ascii="Arial" w:hAnsi="Arial" w:cs="Arial"/>
                              <w:b/>
                            </w:rPr>
                          </w:rPrChange>
                        </w:rPr>
                        <w:t>Figure 9: Boxplots illustrating the robustness of the model with Gli2/3(R) (A) and Proteins (B) concentrations over the 10 model simulations.</w:t>
                      </w:r>
                    </w:p>
                    <w:p w14:paraId="099923F5" w14:textId="77777777" w:rsidR="00490B47" w:rsidRPr="007450AE" w:rsidRDefault="00490B47">
                      <w:pPr>
                        <w:jc w:val="both"/>
                        <w:rPr>
                          <w:rFonts w:ascii="Arial" w:hAnsi="Arial" w:cs="Arial"/>
                          <w:sz w:val="20"/>
                          <w:rPrChange w:id="1535" w:author="Richard Fitzpatrick" w:date="2019-04-26T13:25:00Z">
                            <w:rPr>
                              <w:rFonts w:ascii="Arial" w:hAnsi="Arial" w:cs="Arial"/>
                            </w:rPr>
                          </w:rPrChange>
                        </w:rPr>
                        <w:pPrChange w:id="1536" w:author="Richard Fitzpatrick" w:date="2019-04-26T13:25:00Z">
                          <w:pPr/>
                        </w:pPrChange>
                      </w:pPr>
                    </w:p>
                    <w:p w14:paraId="53051E55" w14:textId="77777777" w:rsidR="00490B47" w:rsidRPr="007450AE" w:rsidRDefault="00490B47">
                      <w:pPr>
                        <w:jc w:val="both"/>
                        <w:rPr>
                          <w:sz w:val="20"/>
                          <w:rPrChange w:id="1537" w:author="Richard Fitzpatrick" w:date="2019-04-26T13:25:00Z">
                            <w:rPr/>
                          </w:rPrChange>
                        </w:rPr>
                        <w:pPrChange w:id="1538" w:author="Richard Fitzpatrick" w:date="2019-04-26T13:25:00Z">
                          <w:pPr/>
                        </w:pPrChange>
                      </w:pPr>
                    </w:p>
                  </w:txbxContent>
                </v:textbox>
                <w10:wrap type="topAndBottom"/>
              </v:shape>
            </w:pict>
          </mc:Fallback>
        </mc:AlternateContent>
      </w:r>
      <w:r w:rsidRPr="00E93D28">
        <w:rPr>
          <w:rFonts w:ascii="Arial" w:hAnsi="Arial" w:cs="Arial"/>
          <w:noProof/>
          <w:lang w:eastAsia="en-GB"/>
        </w:rPr>
        <w:drawing>
          <wp:anchor distT="0" distB="0" distL="114300" distR="114300" simplePos="0" relativeHeight="251702272" behindDoc="0" locked="0" layoutInCell="1" allowOverlap="1" wp14:anchorId="62A7625C" wp14:editId="4A7561AD">
            <wp:simplePos x="0" y="0"/>
            <wp:positionH relativeFrom="column">
              <wp:posOffset>4217158</wp:posOffset>
            </wp:positionH>
            <wp:positionV relativeFrom="paragraph">
              <wp:posOffset>19372</wp:posOffset>
            </wp:positionV>
            <wp:extent cx="4107815" cy="4131310"/>
            <wp:effectExtent l="0" t="0" r="6985" b="2540"/>
            <wp:wrapTopAndBottom/>
            <wp:docPr id="35" name="Picture 35" descr="C:\Users\HP PRE\Documents\Proteins Robustnes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 PRE\Documents\Proteins Robustness.jpe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07815" cy="41313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D1D9E">
        <w:rPr>
          <w:rFonts w:ascii="Arial" w:hAnsi="Arial" w:cs="Arial"/>
          <w:noProof/>
          <w:lang w:eastAsia="en-GB"/>
        </w:rPr>
        <w:drawing>
          <wp:anchor distT="0" distB="0" distL="114300" distR="114300" simplePos="0" relativeHeight="251701248" behindDoc="0" locked="0" layoutInCell="1" allowOverlap="1" wp14:anchorId="1431062A" wp14:editId="37C62458">
            <wp:simplePos x="0" y="0"/>
            <wp:positionH relativeFrom="column">
              <wp:posOffset>0</wp:posOffset>
            </wp:positionH>
            <wp:positionV relativeFrom="paragraph">
              <wp:posOffset>19239</wp:posOffset>
            </wp:positionV>
            <wp:extent cx="4107815" cy="4132580"/>
            <wp:effectExtent l="0" t="0" r="6985" b="1270"/>
            <wp:wrapTopAndBottom/>
            <wp:docPr id="25" name="Picture 25" descr="C:\Users\HP PRE\Documents\Gli Robustnes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 PRE\Documents\Gli Robustness.jpe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07815" cy="41325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9BB89D" w14:textId="77777777" w:rsidR="006E792D" w:rsidRDefault="006E792D" w:rsidP="006E792D">
      <w:pPr>
        <w:rPr>
          <w:rFonts w:ascii="Arial" w:hAnsi="Arial" w:cs="Arial"/>
        </w:rPr>
      </w:pPr>
    </w:p>
    <w:p w14:paraId="38066156" w14:textId="77777777" w:rsidR="006E792D" w:rsidRDefault="006E792D" w:rsidP="006E792D">
      <w:pPr>
        <w:rPr>
          <w:rFonts w:ascii="Arial" w:hAnsi="Arial" w:cs="Arial"/>
        </w:rPr>
      </w:pPr>
    </w:p>
    <w:p w14:paraId="67D0F549" w14:textId="77777777" w:rsidR="006E792D" w:rsidRDefault="006E792D" w:rsidP="006E792D">
      <w:pPr>
        <w:rPr>
          <w:rFonts w:ascii="Arial" w:hAnsi="Arial" w:cs="Arial"/>
        </w:rPr>
      </w:pPr>
    </w:p>
    <w:p w14:paraId="565ED194" w14:textId="77777777" w:rsidR="006E792D" w:rsidRDefault="006E792D" w:rsidP="006E792D">
      <w:pPr>
        <w:rPr>
          <w:rFonts w:ascii="Arial" w:hAnsi="Arial" w:cs="Arial"/>
        </w:rPr>
      </w:pPr>
    </w:p>
    <w:p w14:paraId="0E9AEF5D" w14:textId="77777777" w:rsidR="006E792D" w:rsidRDefault="006E792D" w:rsidP="006E792D">
      <w:pPr>
        <w:rPr>
          <w:rFonts w:ascii="Arial" w:hAnsi="Arial" w:cs="Arial"/>
        </w:rPr>
      </w:pPr>
      <w:r w:rsidRPr="00367241">
        <w:rPr>
          <w:noProof/>
          <w:lang w:eastAsia="en-GB"/>
        </w:rPr>
        <w:lastRenderedPageBreak/>
        <mc:AlternateContent>
          <mc:Choice Requires="wps">
            <w:drawing>
              <wp:anchor distT="45720" distB="45720" distL="114300" distR="114300" simplePos="0" relativeHeight="251705344" behindDoc="0" locked="0" layoutInCell="1" allowOverlap="1" wp14:anchorId="476D0874" wp14:editId="71A06757">
                <wp:simplePos x="0" y="0"/>
                <wp:positionH relativeFrom="column">
                  <wp:posOffset>0</wp:posOffset>
                </wp:positionH>
                <wp:positionV relativeFrom="paragraph">
                  <wp:posOffset>4123112</wp:posOffset>
                </wp:positionV>
                <wp:extent cx="8829675" cy="572770"/>
                <wp:effectExtent l="0" t="0" r="9525" b="0"/>
                <wp:wrapTopAndBottom/>
                <wp:docPr id="53"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29675" cy="572770"/>
                        </a:xfrm>
                        <a:prstGeom prst="rect">
                          <a:avLst/>
                        </a:prstGeom>
                        <a:solidFill>
                          <a:srgbClr val="FFFFFF"/>
                        </a:solidFill>
                        <a:ln w="9525">
                          <a:noFill/>
                          <a:miter lim="800000"/>
                          <a:headEnd/>
                          <a:tailEnd/>
                        </a:ln>
                      </wps:spPr>
                      <wps:txbx>
                        <w:txbxContent>
                          <w:p w14:paraId="18CB460B" w14:textId="77777777" w:rsidR="00490B47" w:rsidRPr="007450AE" w:rsidRDefault="00490B47">
                            <w:pPr>
                              <w:jc w:val="both"/>
                              <w:rPr>
                                <w:rFonts w:ascii="Arial" w:hAnsi="Arial" w:cs="Arial"/>
                                <w:b/>
                                <w:sz w:val="20"/>
                                <w:rPrChange w:id="1539" w:author="Richard Fitzpatrick" w:date="2019-04-26T13:25:00Z">
                                  <w:rPr>
                                    <w:rFonts w:ascii="Arial" w:hAnsi="Arial" w:cs="Arial"/>
                                    <w:b/>
                                  </w:rPr>
                                </w:rPrChange>
                              </w:rPr>
                              <w:pPrChange w:id="1540" w:author="Richard Fitzpatrick" w:date="2019-04-26T13:25:00Z">
                                <w:pPr/>
                              </w:pPrChange>
                            </w:pPr>
                            <w:r w:rsidRPr="007450AE">
                              <w:rPr>
                                <w:rFonts w:ascii="Arial" w:hAnsi="Arial" w:cs="Arial"/>
                                <w:b/>
                                <w:sz w:val="20"/>
                                <w:rPrChange w:id="1541" w:author="Richard Fitzpatrick" w:date="2019-04-26T13:25:00Z">
                                  <w:rPr>
                                    <w:rFonts w:ascii="Arial" w:hAnsi="Arial" w:cs="Arial"/>
                                    <w:b/>
                                  </w:rPr>
                                </w:rPrChange>
                              </w:rPr>
                              <w:t>Figure 10: Boxplots illustrating the robustness of the model with and without Shh, with regards to the concentration of Proteins.</w:t>
                            </w:r>
                          </w:p>
                          <w:p w14:paraId="494AD27C" w14:textId="77777777" w:rsidR="00490B47" w:rsidRPr="007450AE" w:rsidRDefault="00490B47">
                            <w:pPr>
                              <w:jc w:val="both"/>
                              <w:rPr>
                                <w:rFonts w:ascii="Arial" w:hAnsi="Arial" w:cs="Arial"/>
                                <w:sz w:val="20"/>
                                <w:rPrChange w:id="1542" w:author="Richard Fitzpatrick" w:date="2019-04-26T13:25:00Z">
                                  <w:rPr>
                                    <w:rFonts w:ascii="Arial" w:hAnsi="Arial" w:cs="Arial"/>
                                  </w:rPr>
                                </w:rPrChange>
                              </w:rPr>
                              <w:pPrChange w:id="1543" w:author="Richard Fitzpatrick" w:date="2019-04-26T13:25:00Z">
                                <w:pPr/>
                              </w:pPrChange>
                            </w:pPr>
                            <w:r w:rsidRPr="007450AE">
                              <w:rPr>
                                <w:rFonts w:ascii="Arial" w:hAnsi="Arial" w:cs="Arial"/>
                                <w:sz w:val="20"/>
                                <w:rPrChange w:id="1544" w:author="Richard Fitzpatrick" w:date="2019-04-26T13:25:00Z">
                                  <w:rPr>
                                    <w:rFonts w:ascii="Arial" w:hAnsi="Arial" w:cs="Arial"/>
                                  </w:rPr>
                                </w:rPrChange>
                              </w:rPr>
                              <w:t>Key: *, P &gt; 0.05.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6D0874" id="Text Box 53" o:spid="_x0000_s1045" type="#_x0000_t202" style="position:absolute;margin-left:0;margin-top:324.65pt;width:695.25pt;height:45.1pt;z-index:251705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" stroked="f">
                <v:textbox>
                  <w:txbxContent>
                    <w:p w14:paraId="18CB460B" w14:textId="77777777" w:rsidR="00490B47" w:rsidRPr="007450AE" w:rsidRDefault="00490B47">
                      <w:pPr>
                        <w:jc w:val="both"/>
                        <w:rPr>
                          <w:rFonts w:ascii="Arial" w:hAnsi="Arial" w:cs="Arial"/>
                          <w:b/>
                          <w:sz w:val="20"/>
                          <w:rPrChange w:id="1545" w:author="Richard Fitzpatrick" w:date="2019-04-26T13:25:00Z">
                            <w:rPr>
                              <w:rFonts w:ascii="Arial" w:hAnsi="Arial" w:cs="Arial"/>
                              <w:b/>
                            </w:rPr>
                          </w:rPrChange>
                        </w:rPr>
                        <w:pPrChange w:id="1546" w:author="Richard Fitzpatrick" w:date="2019-04-26T13:25:00Z">
                          <w:pPr/>
                        </w:pPrChange>
                      </w:pPr>
                      <w:r w:rsidRPr="007450AE">
                        <w:rPr>
                          <w:rFonts w:ascii="Arial" w:hAnsi="Arial" w:cs="Arial"/>
                          <w:b/>
                          <w:sz w:val="20"/>
                          <w:rPrChange w:id="1547" w:author="Richard Fitzpatrick" w:date="2019-04-26T13:25:00Z">
                            <w:rPr>
                              <w:rFonts w:ascii="Arial" w:hAnsi="Arial" w:cs="Arial"/>
                              <w:b/>
                            </w:rPr>
                          </w:rPrChange>
                        </w:rPr>
                        <w:t>Figure 10: Boxplots illustrating the robustness of the model with and without Shh, with regards to the concentration of Proteins.</w:t>
                      </w:r>
                    </w:p>
                    <w:p w14:paraId="494AD27C" w14:textId="77777777" w:rsidR="00490B47" w:rsidRPr="007450AE" w:rsidRDefault="00490B47">
                      <w:pPr>
                        <w:jc w:val="both"/>
                        <w:rPr>
                          <w:rFonts w:ascii="Arial" w:hAnsi="Arial" w:cs="Arial"/>
                          <w:sz w:val="20"/>
                          <w:rPrChange w:id="1548" w:author="Richard Fitzpatrick" w:date="2019-04-26T13:25:00Z">
                            <w:rPr>
                              <w:rFonts w:ascii="Arial" w:hAnsi="Arial" w:cs="Arial"/>
                            </w:rPr>
                          </w:rPrChange>
                        </w:rPr>
                        <w:pPrChange w:id="1549" w:author="Richard Fitzpatrick" w:date="2019-04-26T13:25:00Z">
                          <w:pPr/>
                        </w:pPrChange>
                      </w:pPr>
                      <w:r w:rsidRPr="007450AE">
                        <w:rPr>
                          <w:rFonts w:ascii="Arial" w:hAnsi="Arial" w:cs="Arial"/>
                          <w:sz w:val="20"/>
                          <w:rPrChange w:id="1550" w:author="Richard Fitzpatrick" w:date="2019-04-26T13:25:00Z">
                            <w:rPr>
                              <w:rFonts w:ascii="Arial" w:hAnsi="Arial" w:cs="Arial"/>
                            </w:rPr>
                          </w:rPrChange>
                        </w:rPr>
                        <w:t>Key: *, P &gt; 0.05.</w:t>
                      </w:r>
                    </w:p>
                  </w:txbxContent>
                </v:textbox>
                <w10:wrap type="topAndBottom"/>
              </v:shape>
            </w:pict>
          </mc:Fallback>
        </mc:AlternateContent>
      </w:r>
      <w:r>
        <w:rPr>
          <w:rFonts w:ascii="Arial" w:hAnsi="Arial" w:cs="Arial"/>
          <w:noProof/>
          <w:lang w:eastAsia="en-GB"/>
        </w:rPr>
        <w:drawing>
          <wp:anchor distT="0" distB="0" distL="114300" distR="114300" simplePos="0" relativeHeight="251704320" behindDoc="0" locked="0" layoutInCell="1" allowOverlap="1" wp14:anchorId="7D8FE48F" wp14:editId="14403EDC">
            <wp:simplePos x="0" y="0"/>
            <wp:positionH relativeFrom="column">
              <wp:posOffset>2402006</wp:posOffset>
            </wp:positionH>
            <wp:positionV relativeFrom="paragraph">
              <wp:posOffset>0</wp:posOffset>
            </wp:positionV>
            <wp:extent cx="4131310" cy="4131310"/>
            <wp:effectExtent l="0" t="0" r="2540" b="254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131310" cy="41313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8DD7908" w14:textId="77777777" w:rsidR="006E792D" w:rsidRDefault="006E792D" w:rsidP="006E792D">
      <w:pPr>
        <w:rPr>
          <w:rFonts w:ascii="Arial" w:hAnsi="Arial" w:cs="Arial"/>
        </w:rPr>
      </w:pPr>
    </w:p>
    <w:p w14:paraId="1379153B" w14:textId="77777777" w:rsidR="006E792D" w:rsidRDefault="006E792D" w:rsidP="006E792D">
      <w:pPr>
        <w:rPr>
          <w:rFonts w:ascii="Arial" w:hAnsi="Arial" w:cs="Arial"/>
        </w:rPr>
        <w:sectPr w:rsidR="006E792D" w:rsidSect="00F26248">
          <w:pgSz w:w="16838" w:h="11906" w:orient="landscape"/>
          <w:pgMar w:top="1440" w:right="1440" w:bottom="1440" w:left="1440" w:header="708" w:footer="708" w:gutter="0"/>
          <w:cols w:space="708"/>
          <w:docGrid w:linePitch="360"/>
        </w:sectPr>
      </w:pPr>
    </w:p>
    <w:p w14:paraId="27302C70" w14:textId="77777777" w:rsidR="006E792D" w:rsidRPr="00A32C85" w:rsidRDefault="006E792D" w:rsidP="00490B47">
      <w:pPr>
        <w:jc w:val="both"/>
        <w:rPr>
          <w:rFonts w:ascii="Arial" w:hAnsi="Arial" w:cs="Arial"/>
          <w:b/>
          <w:sz w:val="24"/>
          <w:rPrChange w:id="1551" w:author="Richard Fitzpatrick" w:date="2019-04-26T18:33:00Z">
            <w:rPr>
              <w:rFonts w:ascii="Arial" w:hAnsi="Arial" w:cs="Arial"/>
              <w:b/>
            </w:rPr>
          </w:rPrChange>
        </w:rPr>
      </w:pPr>
      <w:r w:rsidRPr="00A32C85">
        <w:rPr>
          <w:rFonts w:ascii="Arial" w:hAnsi="Arial" w:cs="Arial"/>
          <w:b/>
          <w:sz w:val="24"/>
          <w:rPrChange w:id="1552" w:author="Richard Fitzpatrick" w:date="2019-04-26T18:33:00Z">
            <w:rPr>
              <w:rFonts w:ascii="Arial" w:hAnsi="Arial" w:cs="Arial"/>
              <w:b/>
            </w:rPr>
          </w:rPrChange>
        </w:rPr>
        <w:lastRenderedPageBreak/>
        <w:t>DISCUSSION</w:t>
      </w:r>
    </w:p>
    <w:p w14:paraId="7E257A68" w14:textId="77777777" w:rsidR="006E792D" w:rsidRPr="009F19A3" w:rsidRDefault="006E792D" w:rsidP="00490B47">
      <w:pPr>
        <w:jc w:val="both"/>
        <w:rPr>
          <w:rFonts w:ascii="Arial" w:hAnsi="Arial" w:cs="Arial"/>
        </w:rPr>
      </w:pPr>
      <w:r w:rsidRPr="009F19A3">
        <w:rPr>
          <w:rFonts w:ascii="Arial" w:hAnsi="Arial" w:cs="Arial"/>
        </w:rPr>
        <w:t>By addressing my four research questions, I have created one of the first computational models that simulates the canonical Shh pathway in adult vertebrate neurons. I have proven that, despite a paucity of information, a model that accurately replicates this pathway’s biochemical architecture can be generated, from which ranges of realistic values can be obtained for certain concentration and rate parameters. I have also shown that this model is robust to these parameter choices and that there is a significant difference in the response of the modelled biochemical reactions, when Shh is either added or removed from the system. Based on these results, I have achieved my original aim of generating a model applicable to future biological research, as well as identified areas of further work that should be addressed if this model were to be improved upon in the future.</w:t>
      </w:r>
    </w:p>
    <w:p w14:paraId="7ED5F10C" w14:textId="77777777" w:rsidR="006E792D" w:rsidRPr="009F19A3" w:rsidRDefault="006E792D" w:rsidP="00490B47">
      <w:pPr>
        <w:jc w:val="both"/>
        <w:rPr>
          <w:rFonts w:ascii="Arial" w:hAnsi="Arial" w:cs="Arial"/>
          <w:b/>
        </w:rPr>
      </w:pPr>
      <w:r w:rsidRPr="009F19A3">
        <w:rPr>
          <w:rFonts w:ascii="Arial" w:hAnsi="Arial" w:cs="Arial"/>
          <w:b/>
        </w:rPr>
        <w:t>A Logical Model of the Biochemical Architecture</w:t>
      </w:r>
    </w:p>
    <w:p w14:paraId="708D5091" w14:textId="77777777" w:rsidR="006E792D" w:rsidRPr="009F19A3" w:rsidRDefault="006E792D" w:rsidP="00490B47">
      <w:pPr>
        <w:jc w:val="both"/>
        <w:rPr>
          <w:rFonts w:ascii="Arial" w:hAnsi="Arial" w:cs="Arial"/>
        </w:rPr>
      </w:pPr>
      <w:r w:rsidRPr="009F19A3">
        <w:rPr>
          <w:rFonts w:ascii="Arial" w:hAnsi="Arial" w:cs="Arial"/>
        </w:rPr>
        <w:t xml:space="preserve">I have generated a ‘logical’ model of the canonical Shh pathway as a monostable switch that qualitatively replicates its intracellular biochemical reactions in the presence and absence of Shh (Morris et al., 2010; </w:t>
      </w:r>
      <w:proofErr w:type="spellStart"/>
      <w:r w:rsidRPr="009F19A3">
        <w:rPr>
          <w:rFonts w:ascii="Arial" w:hAnsi="Arial" w:cs="Arial"/>
        </w:rPr>
        <w:t>Ferrrel</w:t>
      </w:r>
      <w:proofErr w:type="spellEnd"/>
      <w:r w:rsidRPr="009F19A3">
        <w:rPr>
          <w:rFonts w:ascii="Arial" w:hAnsi="Arial" w:cs="Arial"/>
        </w:rPr>
        <w:t xml:space="preserve"> and Ha, 2014). By creating my model in this way, this allowed it to be more accurate to what is known of the pathway’s biochemical reactions, whilst separating them into two steady states that coexist in the same cellular conditions (Thomas, 1973; Zhou et al., 2013). As a logical model, this gives it a unique strength in that it allows individuals to study this signalling pathway when a lack of quantitative information prevents its investigation using chemical kinetic approaches in wet labs (</w:t>
      </w:r>
      <w:proofErr w:type="spellStart"/>
      <w:r w:rsidRPr="005E6593">
        <w:rPr>
          <w:rFonts w:ascii="Arial" w:hAnsi="Arial" w:cs="Arial"/>
        </w:rPr>
        <w:t>Barabási</w:t>
      </w:r>
      <w:proofErr w:type="spellEnd"/>
      <w:r w:rsidRPr="009F19A3">
        <w:rPr>
          <w:rFonts w:ascii="Arial" w:hAnsi="Arial" w:cs="Arial"/>
        </w:rPr>
        <w:t xml:space="preserve"> and </w:t>
      </w:r>
      <w:proofErr w:type="spellStart"/>
      <w:r w:rsidRPr="009F19A3">
        <w:rPr>
          <w:rFonts w:ascii="Arial" w:hAnsi="Arial" w:cs="Arial"/>
        </w:rPr>
        <w:t>Oltavi</w:t>
      </w:r>
      <w:proofErr w:type="spellEnd"/>
      <w:r w:rsidRPr="009F19A3">
        <w:rPr>
          <w:rFonts w:ascii="Arial" w:hAnsi="Arial" w:cs="Arial"/>
        </w:rPr>
        <w:t xml:space="preserve">, 2004; </w:t>
      </w:r>
      <w:r w:rsidRPr="00167A47">
        <w:rPr>
          <w:rFonts w:ascii="Arial" w:hAnsi="Arial" w:cs="Arial"/>
        </w:rPr>
        <w:t xml:space="preserve">Le </w:t>
      </w:r>
      <w:proofErr w:type="spellStart"/>
      <w:r w:rsidRPr="00167A47">
        <w:rPr>
          <w:rFonts w:ascii="Arial" w:hAnsi="Arial" w:cs="Arial"/>
        </w:rPr>
        <w:t>Novère</w:t>
      </w:r>
      <w:proofErr w:type="spellEnd"/>
      <w:r w:rsidRPr="009F19A3">
        <w:rPr>
          <w:rFonts w:ascii="Arial" w:hAnsi="Arial" w:cs="Arial"/>
        </w:rPr>
        <w:t>, 2015). Alternatively, as a monostable switch, this allows the model to be more applicable to processes in the brain, such as signal transduction and cell fate decision, which necessitate a rapid ‘all-or-nothing’ activation of the canonical pathway in response to external stimuli or internal d</w:t>
      </w:r>
      <w:r>
        <w:rPr>
          <w:rFonts w:ascii="Arial" w:hAnsi="Arial" w:cs="Arial"/>
        </w:rPr>
        <w:t>evelopment (</w:t>
      </w:r>
      <w:r w:rsidRPr="009F19A3">
        <w:rPr>
          <w:rFonts w:ascii="Arial" w:hAnsi="Arial" w:cs="Arial"/>
        </w:rPr>
        <w:t>Lai et al., 200</w:t>
      </w:r>
      <w:r>
        <w:rPr>
          <w:rFonts w:ascii="Arial" w:hAnsi="Arial" w:cs="Arial"/>
        </w:rPr>
        <w:t>2</w:t>
      </w:r>
      <w:r w:rsidRPr="009F19A3">
        <w:rPr>
          <w:rFonts w:ascii="Arial" w:hAnsi="Arial" w:cs="Arial"/>
        </w:rPr>
        <w:t xml:space="preserve">; </w:t>
      </w:r>
      <w:proofErr w:type="spellStart"/>
      <w:r w:rsidRPr="009F19A3">
        <w:rPr>
          <w:rFonts w:ascii="Arial" w:hAnsi="Arial" w:cs="Arial"/>
        </w:rPr>
        <w:t>Cardelli</w:t>
      </w:r>
      <w:proofErr w:type="spellEnd"/>
      <w:r w:rsidRPr="009F19A3">
        <w:rPr>
          <w:rFonts w:ascii="Arial" w:hAnsi="Arial" w:cs="Arial"/>
        </w:rPr>
        <w:t xml:space="preserve"> et al., 2017).</w:t>
      </w:r>
    </w:p>
    <w:p w14:paraId="7858CA93" w14:textId="77777777" w:rsidR="006E792D" w:rsidRPr="009F19A3" w:rsidRDefault="006E792D" w:rsidP="00490B47">
      <w:pPr>
        <w:jc w:val="both"/>
        <w:rPr>
          <w:rFonts w:ascii="Arial" w:hAnsi="Arial" w:cs="Arial"/>
          <w:b/>
        </w:rPr>
      </w:pPr>
      <w:commentRangeStart w:id="1553"/>
      <w:r w:rsidRPr="009F19A3">
        <w:rPr>
          <w:rFonts w:ascii="Arial" w:hAnsi="Arial" w:cs="Arial"/>
          <w:b/>
        </w:rPr>
        <w:t>Problems Identified within the Literature</w:t>
      </w:r>
      <w:commentRangeEnd w:id="1553"/>
      <w:r w:rsidR="00490B47">
        <w:rPr>
          <w:rStyle w:val="CommentReference"/>
        </w:rPr>
        <w:commentReference w:id="1553"/>
      </w:r>
    </w:p>
    <w:p w14:paraId="01606C02" w14:textId="77777777" w:rsidR="006E792D" w:rsidRPr="009F19A3" w:rsidRDefault="006E792D" w:rsidP="00490B47">
      <w:pPr>
        <w:jc w:val="both"/>
        <w:rPr>
          <w:rFonts w:ascii="Arial" w:hAnsi="Arial" w:cs="Arial"/>
        </w:rPr>
      </w:pPr>
      <w:r w:rsidRPr="009F19A3">
        <w:rPr>
          <w:rFonts w:ascii="Arial" w:hAnsi="Arial" w:cs="Arial"/>
        </w:rPr>
        <w:t>When modelling the canonical Shh pathway, compromises with global quantities had to be made when replicating its activity, due to the limited information associated with the interactions between certain biochemical species. Despite this being a problem when creating my model, this helped to identify significant gaps in contemporary knowledge that need to be explored, before the canonical pathway’s activity in neurons can be fully understood.</w:t>
      </w:r>
    </w:p>
    <w:p w14:paraId="6B1C2CEA" w14:textId="0363A8AE" w:rsidR="006E792D" w:rsidRPr="009F19A3" w:rsidRDefault="006E792D" w:rsidP="00490B47">
      <w:pPr>
        <w:jc w:val="both"/>
        <w:rPr>
          <w:rFonts w:ascii="Arial" w:hAnsi="Arial" w:cs="Arial"/>
        </w:rPr>
      </w:pPr>
      <w:r w:rsidRPr="009F19A3">
        <w:rPr>
          <w:rFonts w:ascii="Arial" w:hAnsi="Arial" w:cs="Arial"/>
        </w:rPr>
        <w:t xml:space="preserve">By attempting to model the interaction between Ptch1, </w:t>
      </w:r>
      <w:proofErr w:type="spellStart"/>
      <w:r w:rsidRPr="009F19A3">
        <w:rPr>
          <w:rFonts w:ascii="Arial" w:hAnsi="Arial" w:cs="Arial"/>
        </w:rPr>
        <w:t>Smo</w:t>
      </w:r>
      <w:proofErr w:type="spellEnd"/>
      <w:r w:rsidRPr="009F19A3">
        <w:rPr>
          <w:rFonts w:ascii="Arial" w:hAnsi="Arial" w:cs="Arial"/>
        </w:rPr>
        <w:t xml:space="preserve"> and Shh, I identified a paucity of information on the exact interactions between these biochemical species and how they influence the downstream cascade of reactions. The reason for this is that it is debated in the literature as to whether Ptch1 inhibits </w:t>
      </w:r>
      <w:proofErr w:type="spellStart"/>
      <w:r w:rsidRPr="009F19A3">
        <w:rPr>
          <w:rFonts w:ascii="Arial" w:hAnsi="Arial" w:cs="Arial"/>
        </w:rPr>
        <w:t>Smo</w:t>
      </w:r>
      <w:proofErr w:type="spellEnd"/>
      <w:r w:rsidRPr="009F19A3">
        <w:rPr>
          <w:rFonts w:ascii="Arial" w:hAnsi="Arial" w:cs="Arial"/>
        </w:rPr>
        <w:t xml:space="preserve"> through direct binding or through the modulation of either phospholipid or sterol availability to </w:t>
      </w:r>
      <w:proofErr w:type="spellStart"/>
      <w:r w:rsidRPr="009F19A3">
        <w:rPr>
          <w:rFonts w:ascii="Arial" w:hAnsi="Arial" w:cs="Arial"/>
        </w:rPr>
        <w:t>Smo</w:t>
      </w:r>
      <w:proofErr w:type="spellEnd"/>
      <w:r w:rsidRPr="009F19A3">
        <w:rPr>
          <w:rFonts w:ascii="Arial" w:hAnsi="Arial" w:cs="Arial"/>
        </w:rPr>
        <w:t xml:space="preserve"> that prevents its trafficking to the ciliary membrane (Taipale</w:t>
      </w:r>
      <w:r>
        <w:rPr>
          <w:rFonts w:ascii="Arial" w:hAnsi="Arial" w:cs="Arial"/>
        </w:rPr>
        <w:t xml:space="preserve"> et al., 2002; </w:t>
      </w:r>
      <w:r w:rsidRPr="009F19A3">
        <w:rPr>
          <w:rFonts w:ascii="Arial" w:hAnsi="Arial" w:cs="Arial"/>
        </w:rPr>
        <w:t>Huang et al., 2016; Jiang et al., 2016). Also, there is uncertainty as to how Shh relieves this activity upon binding to Ptch1, as it is unknown exactly how Shh triggers its degradation via the ubiquitin ligases, Smurf1 and Smurf2 (</w:t>
      </w:r>
      <w:del w:id="1554" w:author="Richard Fitzpatrick" w:date="2019-04-26T15:11:00Z">
        <w:r w:rsidRPr="009F19A3" w:rsidDel="00EC1139">
          <w:rPr>
            <w:rFonts w:ascii="Arial" w:hAnsi="Arial" w:cs="Arial"/>
          </w:rPr>
          <w:delText>Yue  et al.</w:delText>
        </w:r>
      </w:del>
      <w:ins w:id="1555" w:author="Richard Fitzpatrick" w:date="2019-04-26T15:11:00Z">
        <w:r w:rsidR="00EC1139" w:rsidRPr="009F19A3">
          <w:rPr>
            <w:rFonts w:ascii="Arial" w:hAnsi="Arial" w:cs="Arial"/>
          </w:rPr>
          <w:t>Yue et al.</w:t>
        </w:r>
      </w:ins>
      <w:r w:rsidRPr="009F19A3">
        <w:rPr>
          <w:rFonts w:ascii="Arial" w:hAnsi="Arial" w:cs="Arial"/>
        </w:rPr>
        <w:t>, 2014). It is recommended, therefore, that future research should elaborate on these interactions as clarifying how they work together would establish how Shh causes the canonical pathway’s intracellular reactions to change and, in turn, would help to better model this pathway as a switch.</w:t>
      </w:r>
    </w:p>
    <w:p w14:paraId="32F402F2" w14:textId="4AE3E604" w:rsidR="006E792D" w:rsidRPr="009F19A3" w:rsidRDefault="006E792D" w:rsidP="00490B47">
      <w:pPr>
        <w:jc w:val="both"/>
        <w:rPr>
          <w:rFonts w:ascii="Arial" w:hAnsi="Arial" w:cs="Arial"/>
        </w:rPr>
      </w:pPr>
      <w:r w:rsidRPr="009F19A3">
        <w:rPr>
          <w:rFonts w:ascii="Arial" w:hAnsi="Arial" w:cs="Arial"/>
        </w:rPr>
        <w:t xml:space="preserve">Another </w:t>
      </w:r>
      <w:ins w:id="1556" w:author="Richard Fitzpatrick" w:date="2019-04-26T15:12:00Z">
        <w:r w:rsidR="00EC1139">
          <w:rPr>
            <w:rFonts w:ascii="Arial" w:hAnsi="Arial" w:cs="Arial"/>
          </w:rPr>
          <w:t xml:space="preserve">prominent </w:t>
        </w:r>
      </w:ins>
      <w:r w:rsidRPr="009F19A3">
        <w:rPr>
          <w:rFonts w:ascii="Arial" w:hAnsi="Arial" w:cs="Arial"/>
        </w:rPr>
        <w:t>gap</w:t>
      </w:r>
      <w:ins w:id="1557" w:author="Richard Fitzpatrick" w:date="2019-04-26T15:12:00Z">
        <w:r w:rsidR="00EC1139">
          <w:rPr>
            <w:rFonts w:ascii="Arial" w:hAnsi="Arial" w:cs="Arial"/>
          </w:rPr>
          <w:t xml:space="preserve"> identified</w:t>
        </w:r>
      </w:ins>
      <w:r w:rsidRPr="009F19A3">
        <w:rPr>
          <w:rFonts w:ascii="Arial" w:hAnsi="Arial" w:cs="Arial"/>
        </w:rPr>
        <w:t xml:space="preserve"> in the literature </w:t>
      </w:r>
      <w:del w:id="1558" w:author="Richard Fitzpatrick" w:date="2019-04-26T15:12:00Z">
        <w:r w:rsidRPr="009F19A3" w:rsidDel="00EC1139">
          <w:rPr>
            <w:rFonts w:ascii="Arial" w:hAnsi="Arial" w:cs="Arial"/>
          </w:rPr>
          <w:delText xml:space="preserve">that was identified when modelling </w:delText>
        </w:r>
      </w:del>
      <w:r w:rsidRPr="009F19A3">
        <w:rPr>
          <w:rFonts w:ascii="Arial" w:hAnsi="Arial" w:cs="Arial"/>
        </w:rPr>
        <w:t xml:space="preserve">is that it is unknown exactly how </w:t>
      </w:r>
      <w:proofErr w:type="spellStart"/>
      <w:r w:rsidRPr="009F19A3">
        <w:rPr>
          <w:rFonts w:ascii="Arial" w:hAnsi="Arial" w:cs="Arial"/>
        </w:rPr>
        <w:t>Smo</w:t>
      </w:r>
      <w:proofErr w:type="spellEnd"/>
      <w:r w:rsidRPr="009F19A3">
        <w:rPr>
          <w:rFonts w:ascii="Arial" w:hAnsi="Arial" w:cs="Arial"/>
        </w:rPr>
        <w:t xml:space="preserve"> activates </w:t>
      </w:r>
      <w:proofErr w:type="spellStart"/>
      <w:r w:rsidRPr="009F19A3">
        <w:rPr>
          <w:rFonts w:ascii="Arial" w:hAnsi="Arial" w:cs="Arial"/>
        </w:rPr>
        <w:t>Gli</w:t>
      </w:r>
      <w:proofErr w:type="spellEnd"/>
      <w:r w:rsidRPr="009F19A3">
        <w:rPr>
          <w:rFonts w:ascii="Arial" w:hAnsi="Arial" w:cs="Arial"/>
        </w:rPr>
        <w:t xml:space="preserve"> transcription factors. This is </w:t>
      </w:r>
      <w:r>
        <w:rPr>
          <w:rFonts w:ascii="Arial" w:hAnsi="Arial" w:cs="Arial"/>
        </w:rPr>
        <w:t>because</w:t>
      </w:r>
      <w:r w:rsidRPr="009F19A3">
        <w:rPr>
          <w:rFonts w:ascii="Arial" w:hAnsi="Arial" w:cs="Arial"/>
        </w:rPr>
        <w:t xml:space="preserve"> there is uncertainty as to whether </w:t>
      </w:r>
      <w:proofErr w:type="spellStart"/>
      <w:r w:rsidRPr="009F19A3">
        <w:rPr>
          <w:rFonts w:ascii="Arial" w:hAnsi="Arial" w:cs="Arial"/>
        </w:rPr>
        <w:t>Smo</w:t>
      </w:r>
      <w:proofErr w:type="spellEnd"/>
      <w:r w:rsidRPr="009F19A3">
        <w:rPr>
          <w:rFonts w:ascii="Arial" w:hAnsi="Arial" w:cs="Arial"/>
        </w:rPr>
        <w:t xml:space="preserve"> acts </w:t>
      </w:r>
      <w:proofErr w:type="gramStart"/>
      <w:r w:rsidRPr="009F19A3">
        <w:rPr>
          <w:rFonts w:ascii="Arial" w:hAnsi="Arial" w:cs="Arial"/>
        </w:rPr>
        <w:t>similar to</w:t>
      </w:r>
      <w:proofErr w:type="gramEnd"/>
      <w:r w:rsidRPr="009F19A3">
        <w:rPr>
          <w:rFonts w:ascii="Arial" w:hAnsi="Arial" w:cs="Arial"/>
        </w:rPr>
        <w:t xml:space="preserve"> a GPCR when promoting the activation of the </w:t>
      </w:r>
      <w:proofErr w:type="spellStart"/>
      <w:r w:rsidRPr="009F19A3">
        <w:rPr>
          <w:rFonts w:ascii="Arial" w:hAnsi="Arial" w:cs="Arial"/>
        </w:rPr>
        <w:t>Gli</w:t>
      </w:r>
      <w:proofErr w:type="spellEnd"/>
      <w:r w:rsidRPr="009F19A3">
        <w:rPr>
          <w:rFonts w:ascii="Arial" w:hAnsi="Arial" w:cs="Arial"/>
        </w:rPr>
        <w:t xml:space="preserve"> transcription factors at the tip of the primary cilium (</w:t>
      </w:r>
      <w:proofErr w:type="spellStart"/>
      <w:r w:rsidRPr="009F19A3">
        <w:rPr>
          <w:rFonts w:ascii="Arial" w:hAnsi="Arial" w:cs="Arial"/>
        </w:rPr>
        <w:t>Arensdorf</w:t>
      </w:r>
      <w:proofErr w:type="spellEnd"/>
      <w:r w:rsidRPr="009F19A3">
        <w:rPr>
          <w:rFonts w:ascii="Arial" w:hAnsi="Arial" w:cs="Arial"/>
        </w:rPr>
        <w:t xml:space="preserve"> et al., 2016). Also, it is unknown as to whether </w:t>
      </w:r>
      <w:proofErr w:type="spellStart"/>
      <w:r w:rsidRPr="009F19A3">
        <w:rPr>
          <w:rFonts w:ascii="Arial" w:hAnsi="Arial" w:cs="Arial"/>
        </w:rPr>
        <w:t>Smo</w:t>
      </w:r>
      <w:proofErr w:type="spellEnd"/>
      <w:r w:rsidRPr="009F19A3">
        <w:rPr>
          <w:rFonts w:ascii="Arial" w:hAnsi="Arial" w:cs="Arial"/>
        </w:rPr>
        <w:t xml:space="preserve"> needs to undergo further post-translational modifications in the primary cilium </w:t>
      </w:r>
      <w:proofErr w:type="gramStart"/>
      <w:r w:rsidRPr="009F19A3">
        <w:rPr>
          <w:rFonts w:ascii="Arial" w:hAnsi="Arial" w:cs="Arial"/>
        </w:rPr>
        <w:t>so as to</w:t>
      </w:r>
      <w:proofErr w:type="gramEnd"/>
      <w:r w:rsidRPr="009F19A3">
        <w:rPr>
          <w:rFonts w:ascii="Arial" w:hAnsi="Arial" w:cs="Arial"/>
        </w:rPr>
        <w:t xml:space="preserve"> facilitate this </w:t>
      </w:r>
      <w:r w:rsidRPr="009F19A3">
        <w:rPr>
          <w:rFonts w:ascii="Arial" w:hAnsi="Arial" w:cs="Arial"/>
        </w:rPr>
        <w:lastRenderedPageBreak/>
        <w:t xml:space="preserve">activity (Sasai and Briscoe, 2012). If future studies were to elaborate on these reactions, this would clarify how activated </w:t>
      </w:r>
      <w:proofErr w:type="spellStart"/>
      <w:r w:rsidRPr="009F19A3">
        <w:rPr>
          <w:rFonts w:ascii="Arial" w:hAnsi="Arial" w:cs="Arial"/>
        </w:rPr>
        <w:t>Smo</w:t>
      </w:r>
      <w:proofErr w:type="spellEnd"/>
      <w:r w:rsidRPr="009F19A3">
        <w:rPr>
          <w:rFonts w:ascii="Arial" w:hAnsi="Arial" w:cs="Arial"/>
        </w:rPr>
        <w:t xml:space="preserve"> instigates the cascade of reactions necessary for target gene expression, as well as why it carries out this activity specifically in a neuron’s primary cilium.</w:t>
      </w:r>
    </w:p>
    <w:p w14:paraId="5621DF8B" w14:textId="2392C016" w:rsidR="006E792D" w:rsidRPr="009F19A3" w:rsidRDefault="006E792D" w:rsidP="00490B47">
      <w:pPr>
        <w:jc w:val="both"/>
        <w:rPr>
          <w:rFonts w:ascii="Arial" w:hAnsi="Arial" w:cs="Arial"/>
        </w:rPr>
      </w:pPr>
      <w:r w:rsidRPr="009F19A3">
        <w:rPr>
          <w:rFonts w:ascii="Arial" w:hAnsi="Arial" w:cs="Arial"/>
        </w:rPr>
        <w:t>When replicating the activity of GPR161, a similar problem to the above was recognized in terms of exactly</w:t>
      </w:r>
      <w:r>
        <w:rPr>
          <w:rFonts w:ascii="Arial" w:hAnsi="Arial" w:cs="Arial"/>
        </w:rPr>
        <w:t xml:space="preserve"> how</w:t>
      </w:r>
      <w:r w:rsidRPr="009F19A3">
        <w:rPr>
          <w:rFonts w:ascii="Arial" w:hAnsi="Arial" w:cs="Arial"/>
        </w:rPr>
        <w:t xml:space="preserve"> this protein influences the cascade of reactions that form the </w:t>
      </w:r>
      <w:proofErr w:type="spellStart"/>
      <w:r w:rsidRPr="009F19A3">
        <w:rPr>
          <w:rFonts w:ascii="Arial" w:hAnsi="Arial" w:cs="Arial"/>
        </w:rPr>
        <w:t>Gli</w:t>
      </w:r>
      <w:proofErr w:type="spellEnd"/>
      <w:r w:rsidRPr="009F19A3">
        <w:rPr>
          <w:rFonts w:ascii="Arial" w:hAnsi="Arial" w:cs="Arial"/>
        </w:rPr>
        <w:t xml:space="preserve"> transcriptional repressors. This is </w:t>
      </w:r>
      <w:del w:id="1559" w:author="Richard Fitzpatrick" w:date="2019-04-26T15:13:00Z">
        <w:r w:rsidRPr="009F19A3" w:rsidDel="00EC1139">
          <w:rPr>
            <w:rFonts w:ascii="Arial" w:hAnsi="Arial" w:cs="Arial"/>
          </w:rPr>
          <w:delText>due to the fact</w:delText>
        </w:r>
        <w:r w:rsidDel="00EC1139">
          <w:rPr>
            <w:rFonts w:ascii="Arial" w:hAnsi="Arial" w:cs="Arial"/>
          </w:rPr>
          <w:delText xml:space="preserve"> that</w:delText>
        </w:r>
      </w:del>
      <w:ins w:id="1560" w:author="Richard Fitzpatrick" w:date="2019-04-26T15:13:00Z">
        <w:r w:rsidR="00EC1139" w:rsidRPr="009F19A3">
          <w:rPr>
            <w:rFonts w:ascii="Arial" w:hAnsi="Arial" w:cs="Arial"/>
          </w:rPr>
          <w:t>because</w:t>
        </w:r>
      </w:ins>
      <w:del w:id="1561" w:author="Richard Fitzpatrick" w:date="2019-04-26T15:13:00Z">
        <w:r w:rsidRPr="009F19A3" w:rsidDel="00EC1139">
          <w:rPr>
            <w:rFonts w:ascii="Arial" w:hAnsi="Arial" w:cs="Arial"/>
          </w:rPr>
          <w:delText>,</w:delText>
        </w:r>
      </w:del>
      <w:r w:rsidRPr="009F19A3">
        <w:rPr>
          <w:rFonts w:ascii="Arial" w:hAnsi="Arial" w:cs="Arial"/>
        </w:rPr>
        <w:t xml:space="preserve"> despite knowing that GPR161 influences the eventual formation of these repressors via </w:t>
      </w:r>
      <w:proofErr w:type="spellStart"/>
      <w:r w:rsidRPr="009F19A3">
        <w:rPr>
          <w:rFonts w:ascii="Arial" w:hAnsi="Arial" w:cs="Arial"/>
        </w:rPr>
        <w:t>adenlyl</w:t>
      </w:r>
      <w:proofErr w:type="spellEnd"/>
      <w:r w:rsidRPr="009F19A3">
        <w:rPr>
          <w:rFonts w:ascii="Arial" w:hAnsi="Arial" w:cs="Arial"/>
        </w:rPr>
        <w:t xml:space="preserve"> cyclase, it is unknown as to whether its activation of this enzyme occurs directly through its Gα subunit or in combination with other GPCRs (Pal et al., 2016). To add to this, it has yet to be established why GPR161 activates these reactions in the absence of Shh, with studies debating as to whether Shh somehow triggers the decreased entry or increased removal of GPR161 from the primary cilium (Bachmann et al., 2016; Pal et al., 2016). Hence, further research is essential into GPR161 activity as this would further elaborate on why Shh target genes are suppressed in the absence of Shh binding to a target neuron.</w:t>
      </w:r>
    </w:p>
    <w:p w14:paraId="6C89CB55" w14:textId="77777777" w:rsidR="006E792D" w:rsidRPr="009F19A3" w:rsidRDefault="006E792D" w:rsidP="00490B47">
      <w:pPr>
        <w:jc w:val="both"/>
        <w:rPr>
          <w:rFonts w:ascii="Arial" w:hAnsi="Arial" w:cs="Arial"/>
          <w:b/>
        </w:rPr>
      </w:pPr>
      <w:r w:rsidRPr="009F19A3">
        <w:rPr>
          <w:rFonts w:ascii="Arial" w:hAnsi="Arial" w:cs="Arial"/>
          <w:b/>
        </w:rPr>
        <w:t>Implications of Model Parameters</w:t>
      </w:r>
    </w:p>
    <w:p w14:paraId="7D4A7509" w14:textId="1E41FEB2" w:rsidR="006E792D" w:rsidRPr="009F19A3" w:rsidRDefault="006E792D" w:rsidP="00490B47">
      <w:pPr>
        <w:jc w:val="both"/>
        <w:rPr>
          <w:rFonts w:ascii="Arial" w:hAnsi="Arial" w:cs="Arial"/>
        </w:rPr>
      </w:pPr>
      <w:r w:rsidRPr="009F19A3">
        <w:rPr>
          <w:rFonts w:ascii="Arial" w:hAnsi="Arial" w:cs="Arial"/>
        </w:rPr>
        <w:t xml:space="preserve">By generating fold values, it was revealed that the sensitivity of my model’s rates and concentrations were strongly influenced by the differences in volume between the soma and the primary cilium. This was demonstrated by the fact that the most sensitive rates and concentrations were those that replicated the translocation of species from the soma to the primary cilium, and the least sensitive were those that took place only in the soma. A plausible explanation for these results is that, by having such a comparatively small volume, the primary cilium increased each biochemical species’ concentration upon </w:t>
      </w:r>
      <w:del w:id="1562" w:author="Richard Fitzpatrick" w:date="2019-04-26T15:13:00Z">
        <w:r w:rsidRPr="009F19A3" w:rsidDel="00EC1139">
          <w:rPr>
            <w:rFonts w:ascii="Arial" w:hAnsi="Arial" w:cs="Arial"/>
          </w:rPr>
          <w:delText>entry</w:delText>
        </w:r>
      </w:del>
      <w:ins w:id="1563" w:author="Richard Fitzpatrick" w:date="2019-04-26T15:13:00Z">
        <w:r w:rsidR="00EC1139" w:rsidRPr="009F19A3">
          <w:rPr>
            <w:rFonts w:ascii="Arial" w:hAnsi="Arial" w:cs="Arial"/>
          </w:rPr>
          <w:t>entry,</w:t>
        </w:r>
      </w:ins>
      <w:r w:rsidRPr="009F19A3">
        <w:rPr>
          <w:rFonts w:ascii="Arial" w:hAnsi="Arial" w:cs="Arial"/>
        </w:rPr>
        <w:t xml:space="preserve"> and this caused their associated reactions to equilibrate more rapidly. Based on this result, my model reinforces the belief that, besides coordinating the pathway’s reactions, the primary cilium increases the concentration of their associated biochemical species </w:t>
      </w:r>
      <w:proofErr w:type="gramStart"/>
      <w:r w:rsidRPr="009F19A3">
        <w:rPr>
          <w:rFonts w:ascii="Arial" w:hAnsi="Arial" w:cs="Arial"/>
        </w:rPr>
        <w:t>so as to</w:t>
      </w:r>
      <w:proofErr w:type="gramEnd"/>
      <w:r w:rsidRPr="009F19A3">
        <w:rPr>
          <w:rFonts w:ascii="Arial" w:hAnsi="Arial" w:cs="Arial"/>
        </w:rPr>
        <w:t xml:space="preserve"> enhance their activity (Venkatesh et al., 2017).</w:t>
      </w:r>
    </w:p>
    <w:p w14:paraId="2C78CF89" w14:textId="77777777" w:rsidR="006E792D" w:rsidRPr="009F19A3" w:rsidRDefault="006E792D" w:rsidP="00490B47">
      <w:pPr>
        <w:jc w:val="both"/>
        <w:rPr>
          <w:rFonts w:ascii="Arial" w:hAnsi="Arial" w:cs="Arial"/>
        </w:rPr>
      </w:pPr>
      <w:r w:rsidRPr="009F19A3">
        <w:rPr>
          <w:rFonts w:ascii="Arial" w:hAnsi="Arial" w:cs="Arial"/>
        </w:rPr>
        <w:t>When identifying realistic parameters for this model, it was found that several did not display a range of values and so did not alter the activity of my model’s reactions. This could be attributed to the fact that they were measured relative to literature values taken from various physiological processes, which had parameters potentially higher than those required for the canonical Shh pathway. Hence, it is likely that when the values were changed for the reaction rates and the concentrations of the biochemical species, which were modelled as enzymes, these could not alter the rate at which my model’s reactions equilibrated. This is reinfor</w:t>
      </w:r>
      <w:r>
        <w:rPr>
          <w:rFonts w:ascii="Arial" w:hAnsi="Arial" w:cs="Arial"/>
        </w:rPr>
        <w:t>ced by results from Boykin and Ogle</w:t>
      </w:r>
      <w:r w:rsidRPr="009F19A3">
        <w:rPr>
          <w:rFonts w:ascii="Arial" w:hAnsi="Arial" w:cs="Arial"/>
        </w:rPr>
        <w:t>’s (2010) mathematical model which revealed that species concentrations over 100 nM cause this pathway to exhibit ‘saturation-like’ behaviour, which was the case with several of the concentration values applied to my model.</w:t>
      </w:r>
    </w:p>
    <w:p w14:paraId="31BE7896" w14:textId="77777777" w:rsidR="006E792D" w:rsidRPr="009F19A3" w:rsidRDefault="006E792D" w:rsidP="00490B47">
      <w:pPr>
        <w:jc w:val="both"/>
        <w:rPr>
          <w:rFonts w:ascii="Arial" w:hAnsi="Arial" w:cs="Arial"/>
        </w:rPr>
      </w:pPr>
      <w:r w:rsidRPr="009F19A3">
        <w:rPr>
          <w:rFonts w:ascii="Arial" w:hAnsi="Arial" w:cs="Arial"/>
        </w:rPr>
        <w:t xml:space="preserve">With regards to the few parameters that did display values, these were all within a discrete range that were on a similar scale to the various literature values. A possible reason for why these parameters displayed a range of values compared with the others is that they influenced reactions that did not have direct biochemical interactions with the equilibrated reactions and so were not restricted by the literature values. For instance, by changing the concentration of </w:t>
      </w:r>
      <w:proofErr w:type="spellStart"/>
      <w:r w:rsidRPr="009F19A3">
        <w:rPr>
          <w:rFonts w:ascii="Arial" w:hAnsi="Arial" w:cs="Arial"/>
        </w:rPr>
        <w:t>Smo</w:t>
      </w:r>
      <w:proofErr w:type="spellEnd"/>
      <w:r w:rsidRPr="009F19A3">
        <w:rPr>
          <w:rFonts w:ascii="Arial" w:hAnsi="Arial" w:cs="Arial"/>
        </w:rPr>
        <w:t xml:space="preserve">, this only influenced the reaction that replicated its translocation to the primary cilium, as the exact biochemical interactions through which </w:t>
      </w:r>
      <w:proofErr w:type="spellStart"/>
      <w:r w:rsidRPr="009F19A3">
        <w:rPr>
          <w:rFonts w:ascii="Arial" w:hAnsi="Arial" w:cs="Arial"/>
        </w:rPr>
        <w:t>Smo</w:t>
      </w:r>
      <w:proofErr w:type="spellEnd"/>
      <w:r w:rsidRPr="009F19A3">
        <w:rPr>
          <w:rFonts w:ascii="Arial" w:hAnsi="Arial" w:cs="Arial"/>
        </w:rPr>
        <w:t xml:space="preserve"> instigates other reactions is unknown, and so this had to be replicated indirectly through global quantities (Pak and Segal., 2016). Overall, these results illustrate that</w:t>
      </w:r>
      <w:r>
        <w:rPr>
          <w:rFonts w:ascii="Arial" w:hAnsi="Arial" w:cs="Arial"/>
        </w:rPr>
        <w:t>,</w:t>
      </w:r>
      <w:r w:rsidRPr="009F19A3">
        <w:rPr>
          <w:rFonts w:ascii="Arial" w:hAnsi="Arial" w:cs="Arial"/>
        </w:rPr>
        <w:t xml:space="preserve"> for certain parameters</w:t>
      </w:r>
      <w:r>
        <w:rPr>
          <w:rFonts w:ascii="Arial" w:hAnsi="Arial" w:cs="Arial"/>
        </w:rPr>
        <w:t>,</w:t>
      </w:r>
      <w:r w:rsidRPr="009F19A3">
        <w:rPr>
          <w:rFonts w:ascii="Arial" w:hAnsi="Arial" w:cs="Arial"/>
        </w:rPr>
        <w:t xml:space="preserve"> my model can give realistic values, whilst for othe</w:t>
      </w:r>
      <w:r>
        <w:rPr>
          <w:rFonts w:ascii="Arial" w:hAnsi="Arial" w:cs="Arial"/>
        </w:rPr>
        <w:t xml:space="preserve">rs it is restricted by what little has been reported in the literature about exact parameter values for the canonical Shh pathway. </w:t>
      </w:r>
      <w:r w:rsidRPr="009F19A3">
        <w:rPr>
          <w:rFonts w:ascii="Arial" w:hAnsi="Arial" w:cs="Arial"/>
        </w:rPr>
        <w:t>It is recommended therefore that future studies should elaborate on</w:t>
      </w:r>
      <w:r>
        <w:rPr>
          <w:rFonts w:ascii="Arial" w:hAnsi="Arial" w:cs="Arial"/>
        </w:rPr>
        <w:t xml:space="preserve"> the parameters used in my</w:t>
      </w:r>
      <w:r w:rsidRPr="009F19A3">
        <w:rPr>
          <w:rFonts w:ascii="Arial" w:hAnsi="Arial" w:cs="Arial"/>
        </w:rPr>
        <w:t xml:space="preserve"> model</w:t>
      </w:r>
      <w:r>
        <w:rPr>
          <w:rFonts w:ascii="Arial" w:hAnsi="Arial" w:cs="Arial"/>
        </w:rPr>
        <w:t>,</w:t>
      </w:r>
      <w:r w:rsidRPr="009F19A3">
        <w:rPr>
          <w:rFonts w:ascii="Arial" w:hAnsi="Arial" w:cs="Arial"/>
        </w:rPr>
        <w:t xml:space="preserve"> </w:t>
      </w:r>
      <w:proofErr w:type="gramStart"/>
      <w:r w:rsidRPr="009F19A3">
        <w:rPr>
          <w:rFonts w:ascii="Arial" w:hAnsi="Arial" w:cs="Arial"/>
        </w:rPr>
        <w:t xml:space="preserve">so </w:t>
      </w:r>
      <w:r>
        <w:rPr>
          <w:rFonts w:ascii="Arial" w:hAnsi="Arial" w:cs="Arial"/>
        </w:rPr>
        <w:t>as to</w:t>
      </w:r>
      <w:proofErr w:type="gramEnd"/>
      <w:r>
        <w:rPr>
          <w:rFonts w:ascii="Arial" w:hAnsi="Arial" w:cs="Arial"/>
        </w:rPr>
        <w:t xml:space="preserve"> gain a more </w:t>
      </w:r>
      <w:r>
        <w:rPr>
          <w:rFonts w:ascii="Arial" w:hAnsi="Arial" w:cs="Arial"/>
        </w:rPr>
        <w:lastRenderedPageBreak/>
        <w:t xml:space="preserve">comprehensive understanding of the chemical kinetic properties which underlie the canonical Shh pathway. </w:t>
      </w:r>
    </w:p>
    <w:p w14:paraId="7324E6B5" w14:textId="77777777" w:rsidR="006E792D" w:rsidRPr="009F19A3" w:rsidRDefault="006E792D" w:rsidP="00490B47">
      <w:pPr>
        <w:jc w:val="both"/>
        <w:rPr>
          <w:rFonts w:ascii="Arial" w:hAnsi="Arial" w:cs="Arial"/>
          <w:b/>
        </w:rPr>
      </w:pPr>
      <w:r w:rsidRPr="009F19A3">
        <w:rPr>
          <w:rFonts w:ascii="Arial" w:hAnsi="Arial" w:cs="Arial"/>
          <w:b/>
        </w:rPr>
        <w:t xml:space="preserve">Implications of Model </w:t>
      </w:r>
      <w:r>
        <w:rPr>
          <w:rFonts w:ascii="Arial" w:hAnsi="Arial" w:cs="Arial"/>
          <w:b/>
        </w:rPr>
        <w:t>Robustness</w:t>
      </w:r>
    </w:p>
    <w:p w14:paraId="69B3B43F" w14:textId="77777777" w:rsidR="006E792D" w:rsidRPr="00174118" w:rsidRDefault="006E792D" w:rsidP="00490B47">
      <w:pPr>
        <w:jc w:val="both"/>
        <w:rPr>
          <w:rFonts w:ascii="Arial" w:hAnsi="Arial" w:cs="Arial"/>
        </w:rPr>
      </w:pPr>
      <w:r>
        <w:rPr>
          <w:rFonts w:ascii="Arial" w:hAnsi="Arial" w:cs="Arial"/>
        </w:rPr>
        <w:t xml:space="preserve">By examining its robustness, it was revealed that my model will always simulate a small distribution of outcomes for different combinations of parameters. This is significant as it illustrates that my model </w:t>
      </w:r>
      <w:r w:rsidRPr="00174118">
        <w:rPr>
          <w:rFonts w:ascii="Arial" w:hAnsi="Arial" w:cs="Arial"/>
        </w:rPr>
        <w:t>can emulate a steady stable state of the canonical pathway that is necessary for it to resist small environmental fluctuations in Shh that could otherwise impede on its fun</w:t>
      </w:r>
      <w:r>
        <w:rPr>
          <w:rFonts w:ascii="Arial" w:hAnsi="Arial" w:cs="Arial"/>
        </w:rPr>
        <w:t>ction in neurons (</w:t>
      </w:r>
      <w:proofErr w:type="spellStart"/>
      <w:r>
        <w:rPr>
          <w:rFonts w:ascii="Arial" w:hAnsi="Arial" w:cs="Arial"/>
        </w:rPr>
        <w:t>Barkai</w:t>
      </w:r>
      <w:proofErr w:type="spellEnd"/>
      <w:r>
        <w:rPr>
          <w:rFonts w:ascii="Arial" w:hAnsi="Arial" w:cs="Arial"/>
        </w:rPr>
        <w:t xml:space="preserve"> and </w:t>
      </w:r>
      <w:proofErr w:type="spellStart"/>
      <w:r>
        <w:rPr>
          <w:rFonts w:ascii="Arial" w:hAnsi="Arial" w:cs="Arial"/>
        </w:rPr>
        <w:t>Lei</w:t>
      </w:r>
      <w:r w:rsidRPr="00174118">
        <w:rPr>
          <w:rFonts w:ascii="Arial" w:hAnsi="Arial" w:cs="Arial"/>
        </w:rPr>
        <w:t>bler</w:t>
      </w:r>
      <w:proofErr w:type="spellEnd"/>
      <w:r w:rsidRPr="00174118">
        <w:rPr>
          <w:rFonts w:ascii="Arial" w:hAnsi="Arial" w:cs="Arial"/>
        </w:rPr>
        <w:t>, 1997).</w:t>
      </w:r>
      <w:r>
        <w:rPr>
          <w:rFonts w:ascii="Arial" w:hAnsi="Arial" w:cs="Arial"/>
        </w:rPr>
        <w:t xml:space="preserve"> Additionally, alongside this discovery, it was unexpectedly revealed </w:t>
      </w:r>
      <w:r w:rsidRPr="00174118">
        <w:rPr>
          <w:rFonts w:ascii="Arial" w:hAnsi="Arial" w:cs="Arial"/>
        </w:rPr>
        <w:t xml:space="preserve">that the concentrations of </w:t>
      </w:r>
      <w:proofErr w:type="spellStart"/>
      <w:r w:rsidRPr="00174118">
        <w:rPr>
          <w:rFonts w:ascii="Arial" w:hAnsi="Arial" w:cs="Arial"/>
        </w:rPr>
        <w:t>SuFu</w:t>
      </w:r>
      <w:proofErr w:type="spellEnd"/>
      <w:r w:rsidRPr="00174118">
        <w:rPr>
          <w:rFonts w:ascii="Arial" w:hAnsi="Arial" w:cs="Arial"/>
        </w:rPr>
        <w:t xml:space="preserve">(P)-Gli2/3, </w:t>
      </w:r>
      <w:proofErr w:type="spellStart"/>
      <w:r w:rsidRPr="00174118">
        <w:rPr>
          <w:rFonts w:ascii="Arial" w:hAnsi="Arial" w:cs="Arial"/>
        </w:rPr>
        <w:t>SuFu</w:t>
      </w:r>
      <w:proofErr w:type="spellEnd"/>
      <w:r w:rsidRPr="00174118">
        <w:rPr>
          <w:rFonts w:ascii="Arial" w:hAnsi="Arial" w:cs="Arial"/>
        </w:rPr>
        <w:t xml:space="preserve">(P)-Gli2/3-Kif7, </w:t>
      </w:r>
      <w:proofErr w:type="spellStart"/>
      <w:r w:rsidRPr="00174118">
        <w:rPr>
          <w:rFonts w:ascii="Arial" w:hAnsi="Arial" w:cs="Arial"/>
        </w:rPr>
        <w:t>SuFu</w:t>
      </w:r>
      <w:proofErr w:type="spellEnd"/>
      <w:r w:rsidRPr="00174118">
        <w:rPr>
          <w:rFonts w:ascii="Arial" w:hAnsi="Arial" w:cs="Arial"/>
        </w:rPr>
        <w:t>(P)-Gli2/3-Kif7(P) and Gli2/3(P) remained a</w:t>
      </w:r>
      <w:r>
        <w:rPr>
          <w:rFonts w:ascii="Arial" w:hAnsi="Arial" w:cs="Arial"/>
        </w:rPr>
        <w:t>t 0 nM, whilst the concentrations for all other biochemical</w:t>
      </w:r>
      <w:r w:rsidRPr="00174118">
        <w:rPr>
          <w:rFonts w:ascii="Arial" w:hAnsi="Arial" w:cs="Arial"/>
        </w:rPr>
        <w:t xml:space="preserve"> species changed.</w:t>
      </w:r>
      <w:r>
        <w:rPr>
          <w:rFonts w:ascii="Arial" w:hAnsi="Arial" w:cs="Arial"/>
        </w:rPr>
        <w:t xml:space="preserve"> </w:t>
      </w:r>
      <w:r w:rsidRPr="00174118">
        <w:rPr>
          <w:rFonts w:ascii="Arial" w:hAnsi="Arial" w:cs="Arial"/>
        </w:rPr>
        <w:t>This is most likely the result of how these biochemical species were modelled into their respective reactions</w:t>
      </w:r>
      <w:r>
        <w:rPr>
          <w:rFonts w:ascii="Arial" w:hAnsi="Arial" w:cs="Arial"/>
        </w:rPr>
        <w:t>, which caused them</w:t>
      </w:r>
      <w:r w:rsidRPr="00174118">
        <w:rPr>
          <w:rFonts w:ascii="Arial" w:hAnsi="Arial" w:cs="Arial"/>
        </w:rPr>
        <w:t xml:space="preserve"> to be highly sensitive to the combination of both realistic and literature values.</w:t>
      </w:r>
      <w:r>
        <w:rPr>
          <w:rFonts w:ascii="Arial" w:hAnsi="Arial" w:cs="Arial"/>
        </w:rPr>
        <w:t xml:space="preserve"> </w:t>
      </w:r>
      <w:r w:rsidRPr="00174118">
        <w:rPr>
          <w:rFonts w:ascii="Arial" w:hAnsi="Arial" w:cs="Arial"/>
        </w:rPr>
        <w:t>Whilst this highlights a limitation of my model in that it does not display realistic values for these biochemical species,</w:t>
      </w:r>
      <w:r>
        <w:rPr>
          <w:rFonts w:ascii="Arial" w:hAnsi="Arial" w:cs="Arial"/>
        </w:rPr>
        <w:t xml:space="preserve"> </w:t>
      </w:r>
      <w:r w:rsidRPr="00174118">
        <w:rPr>
          <w:rFonts w:ascii="Arial" w:hAnsi="Arial" w:cs="Arial"/>
        </w:rPr>
        <w:t xml:space="preserve">it is interesting in that it is those that emulate the </w:t>
      </w:r>
      <w:proofErr w:type="spellStart"/>
      <w:r w:rsidRPr="00174118">
        <w:rPr>
          <w:rFonts w:ascii="Arial" w:hAnsi="Arial" w:cs="Arial"/>
        </w:rPr>
        <w:t>SuFu-Gli</w:t>
      </w:r>
      <w:proofErr w:type="spellEnd"/>
      <w:r w:rsidRPr="00174118">
        <w:rPr>
          <w:rFonts w:ascii="Arial" w:hAnsi="Arial" w:cs="Arial"/>
        </w:rPr>
        <w:t xml:space="preserve"> complex and its downstream reactants. The reason for this is that it adds to the prevailing idea that the </w:t>
      </w:r>
      <w:proofErr w:type="spellStart"/>
      <w:r w:rsidRPr="00174118">
        <w:rPr>
          <w:rFonts w:ascii="Arial" w:hAnsi="Arial" w:cs="Arial"/>
        </w:rPr>
        <w:t>SuFu-Gli</w:t>
      </w:r>
      <w:proofErr w:type="spellEnd"/>
      <w:r w:rsidRPr="00174118">
        <w:rPr>
          <w:rFonts w:ascii="Arial" w:hAnsi="Arial" w:cs="Arial"/>
        </w:rPr>
        <w:t xml:space="preserve"> complex acts as a point that dictates whether the following cascade of reactions either activates or suppresses the Shh target genes and thus its activity needs to be highly regulated (Patel et al., 2017).</w:t>
      </w:r>
    </w:p>
    <w:p w14:paraId="2E16D6E4" w14:textId="449818F0" w:rsidR="006E792D" w:rsidRDefault="006E792D" w:rsidP="00490B47">
      <w:pPr>
        <w:jc w:val="both"/>
        <w:rPr>
          <w:rFonts w:ascii="Arial" w:hAnsi="Arial" w:cs="Arial"/>
        </w:rPr>
      </w:pPr>
      <w:r>
        <w:rPr>
          <w:rFonts w:ascii="Arial" w:hAnsi="Arial" w:cs="Arial"/>
        </w:rPr>
        <w:t xml:space="preserve">After examining whether the biochemical reactions of my model differ in response to the presence or absence of Shh, it was revealed that there is a significant difference in its two states of reactions. This is important as it validates that my model is a robust switch that effectively </w:t>
      </w:r>
      <w:r w:rsidRPr="00174118">
        <w:rPr>
          <w:rFonts w:ascii="Arial" w:hAnsi="Arial" w:cs="Arial"/>
        </w:rPr>
        <w:t>replicates the intracellular biochemical reactions of the canonical Shh pathway</w:t>
      </w:r>
      <w:r>
        <w:rPr>
          <w:rFonts w:ascii="Arial" w:hAnsi="Arial" w:cs="Arial"/>
        </w:rPr>
        <w:t xml:space="preserve"> with no overlap between them. </w:t>
      </w:r>
      <w:del w:id="1564" w:author="Richard Fitzpatrick" w:date="2019-04-26T15:15:00Z">
        <w:r w:rsidDel="00EC1139">
          <w:rPr>
            <w:rFonts w:ascii="Arial" w:hAnsi="Arial" w:cs="Arial"/>
          </w:rPr>
          <w:delText>As of yet</w:delText>
        </w:r>
      </w:del>
      <w:ins w:id="1565" w:author="Richard Fitzpatrick" w:date="2019-04-26T15:15:00Z">
        <w:r w:rsidR="00EC1139">
          <w:rPr>
            <w:rFonts w:ascii="Arial" w:hAnsi="Arial" w:cs="Arial"/>
          </w:rPr>
          <w:t>To date</w:t>
        </w:r>
      </w:ins>
      <w:r>
        <w:rPr>
          <w:rFonts w:ascii="Arial" w:hAnsi="Arial" w:cs="Arial"/>
        </w:rPr>
        <w:t>, only Lai et al. (2004) have generated a robust switch of this pathway, although this focusses only on gene expression</w:t>
      </w:r>
      <w:commentRangeStart w:id="1566"/>
      <w:r>
        <w:rPr>
          <w:rFonts w:ascii="Arial" w:hAnsi="Arial" w:cs="Arial"/>
        </w:rPr>
        <w:t>, signifying that this model is unique in its potential application to future research</w:t>
      </w:r>
      <w:commentRangeEnd w:id="1566"/>
      <w:r w:rsidR="00EC1139">
        <w:rPr>
          <w:rStyle w:val="CommentReference"/>
        </w:rPr>
        <w:commentReference w:id="1566"/>
      </w:r>
      <w:r>
        <w:rPr>
          <w:rFonts w:ascii="Arial" w:hAnsi="Arial" w:cs="Arial"/>
        </w:rPr>
        <w:t>.</w:t>
      </w:r>
    </w:p>
    <w:p w14:paraId="3D3EA1ED" w14:textId="77777777" w:rsidR="006E792D" w:rsidRPr="00B34067" w:rsidRDefault="006E792D" w:rsidP="00490B47">
      <w:pPr>
        <w:jc w:val="both"/>
        <w:rPr>
          <w:rFonts w:ascii="Arial" w:hAnsi="Arial" w:cs="Arial"/>
          <w:b/>
        </w:rPr>
      </w:pPr>
      <w:r w:rsidRPr="00B34067">
        <w:rPr>
          <w:rFonts w:ascii="Arial" w:hAnsi="Arial" w:cs="Arial"/>
          <w:b/>
        </w:rPr>
        <w:t>Further Improving the Model</w:t>
      </w:r>
    </w:p>
    <w:p w14:paraId="26D6C44F" w14:textId="77777777" w:rsidR="006E792D" w:rsidRPr="00B34067" w:rsidRDefault="006E792D" w:rsidP="00490B47">
      <w:pPr>
        <w:jc w:val="both"/>
        <w:rPr>
          <w:rFonts w:ascii="Arial" w:hAnsi="Arial" w:cs="Arial"/>
        </w:rPr>
      </w:pPr>
      <w:r>
        <w:rPr>
          <w:rFonts w:ascii="Arial" w:hAnsi="Arial" w:cs="Arial"/>
        </w:rPr>
        <w:t xml:space="preserve">Upon further scrutiny of the model, it was identified that there are </w:t>
      </w:r>
      <w:r w:rsidRPr="00B34067">
        <w:rPr>
          <w:rFonts w:ascii="Arial" w:hAnsi="Arial" w:cs="Arial"/>
        </w:rPr>
        <w:t>certain aspects that ne</w:t>
      </w:r>
      <w:r>
        <w:rPr>
          <w:rFonts w:ascii="Arial" w:hAnsi="Arial" w:cs="Arial"/>
        </w:rPr>
        <w:t xml:space="preserve">ed to be </w:t>
      </w:r>
      <w:r w:rsidRPr="00B34067">
        <w:rPr>
          <w:rFonts w:ascii="Arial" w:hAnsi="Arial" w:cs="Arial"/>
        </w:rPr>
        <w:t xml:space="preserve">improved upon, </w:t>
      </w:r>
      <w:proofErr w:type="gramStart"/>
      <w:r w:rsidRPr="00B34067">
        <w:rPr>
          <w:rFonts w:ascii="Arial" w:hAnsi="Arial" w:cs="Arial"/>
        </w:rPr>
        <w:t>so as to</w:t>
      </w:r>
      <w:proofErr w:type="gramEnd"/>
      <w:r w:rsidRPr="00B34067">
        <w:rPr>
          <w:rFonts w:ascii="Arial" w:hAnsi="Arial" w:cs="Arial"/>
        </w:rPr>
        <w:t xml:space="preserve"> enhance its function as a biological switch and its ability to accurately replicate the canonical Shh pathway’s parameters. Specifically, by creating it as a logical model, rather than initially building it around quantitative information, means that this model</w:t>
      </w:r>
      <w:r>
        <w:rPr>
          <w:rFonts w:ascii="Arial" w:hAnsi="Arial" w:cs="Arial"/>
        </w:rPr>
        <w:t xml:space="preserve"> can</w:t>
      </w:r>
      <w:r w:rsidRPr="00B34067">
        <w:rPr>
          <w:rFonts w:ascii="Arial" w:hAnsi="Arial" w:cs="Arial"/>
        </w:rPr>
        <w:t>not effectively replicate the rate of the canonical Shh pathway’s biochemical reactions or switching between their steady states (</w:t>
      </w:r>
      <w:r w:rsidRPr="00167A47">
        <w:rPr>
          <w:rFonts w:ascii="Arial" w:hAnsi="Arial" w:cs="Arial"/>
        </w:rPr>
        <w:t xml:space="preserve">Le </w:t>
      </w:r>
      <w:proofErr w:type="spellStart"/>
      <w:r w:rsidRPr="00167A47">
        <w:rPr>
          <w:rFonts w:ascii="Arial" w:hAnsi="Arial" w:cs="Arial"/>
        </w:rPr>
        <w:t>Novère</w:t>
      </w:r>
      <w:proofErr w:type="spellEnd"/>
      <w:r w:rsidRPr="00B34067">
        <w:rPr>
          <w:rFonts w:ascii="Arial" w:hAnsi="Arial" w:cs="Arial"/>
        </w:rPr>
        <w:t xml:space="preserve">, 2015: </w:t>
      </w:r>
      <w:proofErr w:type="spellStart"/>
      <w:r>
        <w:rPr>
          <w:rFonts w:ascii="Arial" w:hAnsi="Arial" w:cs="Arial"/>
        </w:rPr>
        <w:t>N</w:t>
      </w:r>
      <w:r w:rsidRPr="00B34067">
        <w:rPr>
          <w:rFonts w:ascii="Arial" w:hAnsi="Arial" w:cs="Arial"/>
        </w:rPr>
        <w:t>avlakha</w:t>
      </w:r>
      <w:proofErr w:type="spellEnd"/>
      <w:r w:rsidRPr="00B34067">
        <w:rPr>
          <w:rFonts w:ascii="Arial" w:hAnsi="Arial" w:cs="Arial"/>
        </w:rPr>
        <w:t xml:space="preserve"> and Bar-Joseph, 2015). Furthermore, this model is limited in its accuracy as a switch in that it failed to display hysteresis – a threshold required </w:t>
      </w:r>
      <w:r>
        <w:rPr>
          <w:rFonts w:ascii="Arial" w:hAnsi="Arial" w:cs="Arial"/>
        </w:rPr>
        <w:t>for</w:t>
      </w:r>
      <w:r w:rsidRPr="00B34067">
        <w:rPr>
          <w:rFonts w:ascii="Arial" w:hAnsi="Arial" w:cs="Arial"/>
        </w:rPr>
        <w:t xml:space="preserve"> biological</w:t>
      </w:r>
      <w:r>
        <w:rPr>
          <w:rFonts w:ascii="Arial" w:hAnsi="Arial" w:cs="Arial"/>
        </w:rPr>
        <w:t xml:space="preserve"> signalling pathways</w:t>
      </w:r>
      <w:r w:rsidRPr="00B34067">
        <w:rPr>
          <w:rFonts w:ascii="Arial" w:hAnsi="Arial" w:cs="Arial"/>
        </w:rPr>
        <w:t xml:space="preserve"> to switch between </w:t>
      </w:r>
      <w:r>
        <w:rPr>
          <w:rFonts w:ascii="Arial" w:hAnsi="Arial" w:cs="Arial"/>
        </w:rPr>
        <w:t>their</w:t>
      </w:r>
      <w:r w:rsidRPr="00B34067">
        <w:rPr>
          <w:rFonts w:ascii="Arial" w:hAnsi="Arial" w:cs="Arial"/>
        </w:rPr>
        <w:t xml:space="preserve"> two states of reactions</w:t>
      </w:r>
      <w:r>
        <w:rPr>
          <w:rFonts w:ascii="Arial" w:hAnsi="Arial" w:cs="Arial"/>
        </w:rPr>
        <w:t xml:space="preserve"> so that they are</w:t>
      </w:r>
      <w:r w:rsidRPr="00B34067">
        <w:rPr>
          <w:rFonts w:ascii="Arial" w:hAnsi="Arial" w:cs="Arial"/>
        </w:rPr>
        <w:t xml:space="preserve"> insensitive to small fluctuations </w:t>
      </w:r>
      <w:r>
        <w:rPr>
          <w:rFonts w:ascii="Arial" w:hAnsi="Arial" w:cs="Arial"/>
        </w:rPr>
        <w:t>in the extracellular</w:t>
      </w:r>
      <w:r w:rsidRPr="00B34067">
        <w:rPr>
          <w:rFonts w:ascii="Arial" w:hAnsi="Arial" w:cs="Arial"/>
        </w:rPr>
        <w:t xml:space="preserve"> signal (Rao et al., 2002; </w:t>
      </w:r>
      <w:proofErr w:type="spellStart"/>
      <w:r w:rsidRPr="00B34067">
        <w:rPr>
          <w:rFonts w:ascii="Arial" w:hAnsi="Arial" w:cs="Arial"/>
        </w:rPr>
        <w:t>Markevic</w:t>
      </w:r>
      <w:r>
        <w:rPr>
          <w:rFonts w:ascii="Arial" w:hAnsi="Arial" w:cs="Arial"/>
        </w:rPr>
        <w:t>h</w:t>
      </w:r>
      <w:proofErr w:type="spellEnd"/>
      <w:r w:rsidRPr="00B34067">
        <w:rPr>
          <w:rFonts w:ascii="Arial" w:hAnsi="Arial" w:cs="Arial"/>
        </w:rPr>
        <w:t xml:space="preserve"> et al., 2004). The reason for this is that, by only qualitatively modelling the canonical Shh pathway, this model could not replicate a threshold necessary for Shh to instigate its associated reactions.</w:t>
      </w:r>
    </w:p>
    <w:p w14:paraId="1835E1EB" w14:textId="6E3D0163" w:rsidR="006E792D" w:rsidRDefault="006E792D" w:rsidP="00490B47">
      <w:pPr>
        <w:jc w:val="both"/>
        <w:rPr>
          <w:rFonts w:ascii="Arial" w:hAnsi="Arial" w:cs="Arial"/>
        </w:rPr>
      </w:pPr>
      <w:r>
        <w:rPr>
          <w:rFonts w:ascii="Arial" w:hAnsi="Arial" w:cs="Arial"/>
        </w:rPr>
        <w:t xml:space="preserve">Therefore, to improve on the model, it is recommended that its biochemical reactions should be remodelled around its parameters, once </w:t>
      </w:r>
      <w:proofErr w:type="gramStart"/>
      <w:r>
        <w:rPr>
          <w:rFonts w:ascii="Arial" w:hAnsi="Arial" w:cs="Arial"/>
        </w:rPr>
        <w:t>sufficient</w:t>
      </w:r>
      <w:proofErr w:type="gramEnd"/>
      <w:r>
        <w:rPr>
          <w:rFonts w:ascii="Arial" w:hAnsi="Arial" w:cs="Arial"/>
        </w:rPr>
        <w:t xml:space="preserve"> evidence of their exact values has been reported in the literature and once a threshold for its activity has been identified. For any parameters for which a value could not be found, an algorithm such as a Kalman filter could then be used to generate a value, as this has been shown to accurately measure a model’s parameters, based on sparse data (</w:t>
      </w:r>
      <w:proofErr w:type="spellStart"/>
      <w:r>
        <w:rPr>
          <w:rFonts w:ascii="Arial" w:hAnsi="Arial" w:cs="Arial"/>
        </w:rPr>
        <w:t>Lillacci</w:t>
      </w:r>
      <w:proofErr w:type="spellEnd"/>
      <w:r>
        <w:rPr>
          <w:rFonts w:ascii="Arial" w:hAnsi="Arial" w:cs="Arial"/>
        </w:rPr>
        <w:t xml:space="preserve"> et al., 2010). Together, these would help to develop my model into a hysteretic switch that can more accurately replicate the canonical Shh pathway’s chemical kinetic properties.</w:t>
      </w:r>
    </w:p>
    <w:p w14:paraId="356B1F9D" w14:textId="77777777" w:rsidR="00490B47" w:rsidRDefault="00490B47" w:rsidP="00490B47">
      <w:pPr>
        <w:jc w:val="both"/>
        <w:rPr>
          <w:rFonts w:ascii="Arial" w:hAnsi="Arial" w:cs="Arial"/>
        </w:rPr>
      </w:pPr>
    </w:p>
    <w:p w14:paraId="6628B854" w14:textId="77777777" w:rsidR="006E792D" w:rsidRDefault="006E792D" w:rsidP="00490B47">
      <w:pPr>
        <w:jc w:val="both"/>
        <w:rPr>
          <w:rFonts w:ascii="Arial" w:hAnsi="Arial" w:cs="Arial"/>
          <w:b/>
        </w:rPr>
      </w:pPr>
      <w:r w:rsidRPr="00B91A6A">
        <w:rPr>
          <w:rFonts w:ascii="Arial" w:hAnsi="Arial" w:cs="Arial"/>
          <w:b/>
        </w:rPr>
        <w:lastRenderedPageBreak/>
        <w:t>Future Applications</w:t>
      </w:r>
      <w:r>
        <w:rPr>
          <w:rFonts w:ascii="Arial" w:hAnsi="Arial" w:cs="Arial"/>
          <w:b/>
        </w:rPr>
        <w:t xml:space="preserve"> of the Model</w:t>
      </w:r>
    </w:p>
    <w:p w14:paraId="4334650D" w14:textId="77777777" w:rsidR="006E792D" w:rsidRDefault="006E792D" w:rsidP="00490B47">
      <w:pPr>
        <w:jc w:val="both"/>
        <w:rPr>
          <w:rFonts w:ascii="Arial" w:hAnsi="Arial" w:cs="Arial"/>
        </w:rPr>
      </w:pPr>
      <w:commentRangeStart w:id="1567"/>
      <w:r>
        <w:rPr>
          <w:rFonts w:ascii="Arial" w:hAnsi="Arial" w:cs="Arial"/>
        </w:rPr>
        <w:t xml:space="preserve">Despite the model’s limitations, </w:t>
      </w:r>
      <w:r w:rsidRPr="00174118">
        <w:rPr>
          <w:rFonts w:ascii="Arial" w:hAnsi="Arial" w:cs="Arial"/>
        </w:rPr>
        <w:t>it has significant</w:t>
      </w:r>
      <w:r>
        <w:rPr>
          <w:rFonts w:ascii="Arial" w:hAnsi="Arial" w:cs="Arial"/>
        </w:rPr>
        <w:t xml:space="preserve"> potential to elaborate on contemporary research regarding </w:t>
      </w:r>
      <w:proofErr w:type="spellStart"/>
      <w:r>
        <w:rPr>
          <w:rFonts w:ascii="Arial" w:hAnsi="Arial" w:cs="Arial"/>
        </w:rPr>
        <w:t>Shh’s</w:t>
      </w:r>
      <w:proofErr w:type="spellEnd"/>
      <w:r>
        <w:rPr>
          <w:rFonts w:ascii="Arial" w:hAnsi="Arial" w:cs="Arial"/>
        </w:rPr>
        <w:t xml:space="preserve"> function in the brain. </w:t>
      </w:r>
      <w:r w:rsidRPr="00174118">
        <w:rPr>
          <w:rFonts w:ascii="Arial" w:hAnsi="Arial" w:cs="Arial"/>
        </w:rPr>
        <w:t xml:space="preserve">Notably, given that I have modelled the canonical Shh pathway in hippocampal neurons, it could elaborate on </w:t>
      </w:r>
      <w:r>
        <w:rPr>
          <w:rFonts w:ascii="Arial" w:hAnsi="Arial" w:cs="Arial"/>
        </w:rPr>
        <w:t xml:space="preserve">how </w:t>
      </w:r>
      <w:proofErr w:type="spellStart"/>
      <w:r>
        <w:rPr>
          <w:rFonts w:ascii="Arial" w:hAnsi="Arial" w:cs="Arial"/>
        </w:rPr>
        <w:t>Shh’s</w:t>
      </w:r>
      <w:proofErr w:type="spellEnd"/>
      <w:r>
        <w:rPr>
          <w:rFonts w:ascii="Arial" w:hAnsi="Arial" w:cs="Arial"/>
        </w:rPr>
        <w:t xml:space="preserve"> activity in the hippocampus can regulate epilepsy. The basis for this idea is that, </w:t>
      </w:r>
      <w:r w:rsidRPr="00174118">
        <w:rPr>
          <w:rFonts w:ascii="Arial" w:hAnsi="Arial" w:cs="Arial"/>
        </w:rPr>
        <w:t>for epilepsy to occur, glutamate needs to be released from pre-synaptic hippocampal neurons following high-frequency stimulation and Shh facilitates this activity after increased calcium ion entry into the post-synaptic neuron causes its release (Feng et al., 2016; Su et al., 2017).</w:t>
      </w:r>
      <w:r>
        <w:rPr>
          <w:rFonts w:ascii="Arial" w:hAnsi="Arial" w:cs="Arial"/>
        </w:rPr>
        <w:t xml:space="preserve"> </w:t>
      </w:r>
      <w:r w:rsidRPr="00174118">
        <w:rPr>
          <w:rFonts w:ascii="Arial" w:hAnsi="Arial" w:cs="Arial"/>
        </w:rPr>
        <w:t xml:space="preserve">However, the exact biochemical reactions underlying </w:t>
      </w:r>
      <w:proofErr w:type="spellStart"/>
      <w:r w:rsidRPr="00174118">
        <w:rPr>
          <w:rFonts w:ascii="Arial" w:hAnsi="Arial" w:cs="Arial"/>
        </w:rPr>
        <w:t>Shh’s</w:t>
      </w:r>
      <w:proofErr w:type="spellEnd"/>
      <w:r w:rsidRPr="00174118">
        <w:rPr>
          <w:rFonts w:ascii="Arial" w:hAnsi="Arial" w:cs="Arial"/>
        </w:rPr>
        <w:t xml:space="preserve"> pre-synaptic activity is unknown,</w:t>
      </w:r>
      <w:r>
        <w:rPr>
          <w:rFonts w:ascii="Arial" w:hAnsi="Arial" w:cs="Arial"/>
        </w:rPr>
        <w:t xml:space="preserve"> </w:t>
      </w:r>
      <w:r w:rsidRPr="00174118">
        <w:rPr>
          <w:rFonts w:ascii="Arial" w:hAnsi="Arial" w:cs="Arial"/>
        </w:rPr>
        <w:t>although studies have suggested that the canonical Shh pathway</w:t>
      </w:r>
      <w:r>
        <w:rPr>
          <w:rFonts w:ascii="Arial" w:hAnsi="Arial" w:cs="Arial"/>
        </w:rPr>
        <w:t xml:space="preserve"> is most likely responsible due to its function in other biological processes in the hippocampus (Pino et al., 2017).</w:t>
      </w:r>
    </w:p>
    <w:p w14:paraId="4C158B33" w14:textId="77777777" w:rsidR="006E792D" w:rsidRPr="00174118" w:rsidRDefault="006E792D" w:rsidP="00490B47">
      <w:pPr>
        <w:jc w:val="both"/>
        <w:rPr>
          <w:rFonts w:ascii="Arial" w:hAnsi="Arial" w:cs="Arial"/>
        </w:rPr>
      </w:pPr>
      <w:r>
        <w:rPr>
          <w:rFonts w:ascii="Arial" w:hAnsi="Arial" w:cs="Arial"/>
        </w:rPr>
        <w:t xml:space="preserve">Based on these findings, </w:t>
      </w:r>
      <w:r w:rsidRPr="00174118">
        <w:rPr>
          <w:rFonts w:ascii="Arial" w:hAnsi="Arial" w:cs="Arial"/>
        </w:rPr>
        <w:t>i</w:t>
      </w:r>
      <w:r>
        <w:rPr>
          <w:rFonts w:ascii="Arial" w:hAnsi="Arial" w:cs="Arial"/>
        </w:rPr>
        <w:t>t would be informative to use the</w:t>
      </w:r>
      <w:r w:rsidRPr="00174118">
        <w:rPr>
          <w:rFonts w:ascii="Arial" w:hAnsi="Arial" w:cs="Arial"/>
        </w:rPr>
        <w:t xml:space="preserve"> model to elaborate on how the relationship between increased post-synaptic calci</w:t>
      </w:r>
      <w:r>
        <w:rPr>
          <w:rFonts w:ascii="Arial" w:hAnsi="Arial" w:cs="Arial"/>
        </w:rPr>
        <w:t xml:space="preserve">um ion entry and Shh release could </w:t>
      </w:r>
      <w:r w:rsidRPr="00174118">
        <w:rPr>
          <w:rFonts w:ascii="Arial" w:hAnsi="Arial" w:cs="Arial"/>
        </w:rPr>
        <w:t xml:space="preserve">influence the biochemical reactions underlying </w:t>
      </w:r>
      <w:proofErr w:type="spellStart"/>
      <w:r w:rsidRPr="00174118">
        <w:rPr>
          <w:rFonts w:ascii="Arial" w:hAnsi="Arial" w:cs="Arial"/>
        </w:rPr>
        <w:t>Shh’s</w:t>
      </w:r>
      <w:proofErr w:type="spellEnd"/>
      <w:r w:rsidRPr="00174118">
        <w:rPr>
          <w:rFonts w:ascii="Arial" w:hAnsi="Arial" w:cs="Arial"/>
        </w:rPr>
        <w:t xml:space="preserve"> pre-synaptic activity in epilepsy.</w:t>
      </w:r>
      <w:r>
        <w:rPr>
          <w:rFonts w:ascii="Arial" w:hAnsi="Arial" w:cs="Arial"/>
        </w:rPr>
        <w:t xml:space="preserve"> This could be achieved</w:t>
      </w:r>
      <w:r w:rsidRPr="00174118">
        <w:rPr>
          <w:rFonts w:ascii="Arial" w:hAnsi="Arial" w:cs="Arial"/>
        </w:rPr>
        <w:t xml:space="preserve"> by adding a </w:t>
      </w:r>
      <w:r>
        <w:rPr>
          <w:rFonts w:ascii="Arial" w:hAnsi="Arial" w:cs="Arial"/>
        </w:rPr>
        <w:t>relationship</w:t>
      </w:r>
      <w:r w:rsidRPr="00174118">
        <w:rPr>
          <w:rFonts w:ascii="Arial" w:hAnsi="Arial" w:cs="Arial"/>
        </w:rPr>
        <w:t xml:space="preserve"> between c</w:t>
      </w:r>
      <w:r>
        <w:rPr>
          <w:rFonts w:ascii="Arial" w:hAnsi="Arial" w:cs="Arial"/>
        </w:rPr>
        <w:t>alcium ion entry and Shh into the</w:t>
      </w:r>
      <w:r w:rsidRPr="00174118">
        <w:rPr>
          <w:rFonts w:ascii="Arial" w:hAnsi="Arial" w:cs="Arial"/>
        </w:rPr>
        <w:t xml:space="preserve"> model and then using the calcium ion concentrations discovered by Su et al. (2017), alongside my realistic and literature values, to run</w:t>
      </w:r>
      <w:r>
        <w:rPr>
          <w:rFonts w:ascii="Arial" w:hAnsi="Arial" w:cs="Arial"/>
        </w:rPr>
        <w:t xml:space="preserve"> various</w:t>
      </w:r>
      <w:r w:rsidRPr="00174118">
        <w:rPr>
          <w:rFonts w:ascii="Arial" w:hAnsi="Arial" w:cs="Arial"/>
        </w:rPr>
        <w:t xml:space="preserve"> simulations of the pathway’s activity.</w:t>
      </w:r>
      <w:r>
        <w:rPr>
          <w:rFonts w:ascii="Arial" w:hAnsi="Arial" w:cs="Arial"/>
        </w:rPr>
        <w:t xml:space="preserve"> Subsequently, </w:t>
      </w:r>
      <w:r w:rsidRPr="00174118">
        <w:rPr>
          <w:rFonts w:ascii="Arial" w:hAnsi="Arial" w:cs="Arial"/>
        </w:rPr>
        <w:t>these simulations could be compared to simulations run by</w:t>
      </w:r>
      <w:r>
        <w:rPr>
          <w:rFonts w:ascii="Arial" w:hAnsi="Arial" w:cs="Arial"/>
        </w:rPr>
        <w:t xml:space="preserve"> the model without calcium ion influence as a control, </w:t>
      </w:r>
      <w:r w:rsidRPr="00174118">
        <w:rPr>
          <w:rFonts w:ascii="Arial" w:hAnsi="Arial" w:cs="Arial"/>
        </w:rPr>
        <w:t>to identify how there is a difference in the canonical pathway’s activity in hippocampal neurons during epilepsy.</w:t>
      </w:r>
      <w:commentRangeEnd w:id="1567"/>
      <w:r w:rsidR="00FC422F">
        <w:rPr>
          <w:rStyle w:val="CommentReference"/>
        </w:rPr>
        <w:commentReference w:id="1567"/>
      </w:r>
    </w:p>
    <w:p w14:paraId="7189F772" w14:textId="77777777" w:rsidR="006E792D" w:rsidRPr="002418D4" w:rsidRDefault="006E792D" w:rsidP="00490B47">
      <w:pPr>
        <w:jc w:val="both"/>
        <w:rPr>
          <w:rFonts w:ascii="Arial" w:hAnsi="Arial" w:cs="Arial"/>
        </w:rPr>
      </w:pPr>
    </w:p>
    <w:p w14:paraId="54E6BB09" w14:textId="77777777" w:rsidR="006E792D" w:rsidRDefault="006E792D" w:rsidP="00490B47">
      <w:pPr>
        <w:jc w:val="both"/>
        <w:rPr>
          <w:rFonts w:ascii="Arial" w:hAnsi="Arial" w:cs="Arial"/>
        </w:rPr>
      </w:pPr>
    </w:p>
    <w:p w14:paraId="32A23464" w14:textId="77777777" w:rsidR="006E792D" w:rsidRDefault="006E792D" w:rsidP="006E792D">
      <w:pPr>
        <w:rPr>
          <w:rFonts w:ascii="Arial" w:hAnsi="Arial" w:cs="Arial"/>
        </w:rPr>
      </w:pPr>
    </w:p>
    <w:p w14:paraId="13C0BE4B" w14:textId="77777777" w:rsidR="006E792D" w:rsidRDefault="006E792D" w:rsidP="006E792D">
      <w:pPr>
        <w:rPr>
          <w:rFonts w:ascii="Arial" w:hAnsi="Arial" w:cs="Arial"/>
        </w:rPr>
      </w:pPr>
    </w:p>
    <w:p w14:paraId="6450EE2E" w14:textId="77777777" w:rsidR="006E792D" w:rsidRDefault="006E792D" w:rsidP="006E792D">
      <w:pPr>
        <w:rPr>
          <w:rFonts w:ascii="Arial" w:hAnsi="Arial" w:cs="Arial"/>
        </w:rPr>
      </w:pPr>
    </w:p>
    <w:p w14:paraId="0FCE37A0" w14:textId="77777777" w:rsidR="006E792D" w:rsidRDefault="006E792D" w:rsidP="006E792D">
      <w:pPr>
        <w:rPr>
          <w:rFonts w:ascii="Arial" w:hAnsi="Arial" w:cs="Arial"/>
        </w:rPr>
      </w:pPr>
    </w:p>
    <w:p w14:paraId="7538B197" w14:textId="77777777" w:rsidR="006E792D" w:rsidRDefault="006E792D" w:rsidP="006E792D">
      <w:pPr>
        <w:rPr>
          <w:rFonts w:ascii="Arial" w:hAnsi="Arial" w:cs="Arial"/>
        </w:rPr>
      </w:pPr>
    </w:p>
    <w:p w14:paraId="1B01DE1A" w14:textId="77777777" w:rsidR="006E792D" w:rsidRDefault="006E792D" w:rsidP="006E792D">
      <w:pPr>
        <w:rPr>
          <w:rFonts w:ascii="Arial" w:hAnsi="Arial" w:cs="Arial"/>
        </w:rPr>
      </w:pPr>
    </w:p>
    <w:p w14:paraId="31B242D2" w14:textId="77777777" w:rsidR="006E792D" w:rsidRDefault="006E792D" w:rsidP="006E792D">
      <w:pPr>
        <w:rPr>
          <w:rFonts w:ascii="Arial" w:hAnsi="Arial" w:cs="Arial"/>
        </w:rPr>
      </w:pPr>
    </w:p>
    <w:p w14:paraId="1EBA2EAF" w14:textId="77777777" w:rsidR="006E792D" w:rsidRDefault="006E792D" w:rsidP="006E792D">
      <w:pPr>
        <w:rPr>
          <w:rFonts w:ascii="Arial" w:hAnsi="Arial" w:cs="Arial"/>
        </w:rPr>
      </w:pPr>
    </w:p>
    <w:p w14:paraId="679DB27C" w14:textId="77777777" w:rsidR="006E792D" w:rsidRDefault="006E792D" w:rsidP="006E792D">
      <w:pPr>
        <w:rPr>
          <w:rFonts w:ascii="Arial" w:hAnsi="Arial" w:cs="Arial"/>
        </w:rPr>
      </w:pPr>
    </w:p>
    <w:p w14:paraId="27D520C1" w14:textId="77777777" w:rsidR="006E792D" w:rsidRDefault="006E792D" w:rsidP="006E792D">
      <w:pPr>
        <w:rPr>
          <w:rFonts w:ascii="Arial" w:hAnsi="Arial" w:cs="Arial"/>
        </w:rPr>
      </w:pPr>
    </w:p>
    <w:p w14:paraId="3656608F" w14:textId="77777777" w:rsidR="006E792D" w:rsidRDefault="006E792D" w:rsidP="006E792D">
      <w:pPr>
        <w:rPr>
          <w:rFonts w:ascii="Arial" w:hAnsi="Arial" w:cs="Arial"/>
        </w:rPr>
      </w:pPr>
    </w:p>
    <w:p w14:paraId="2AC31CA0" w14:textId="77777777" w:rsidR="006E792D" w:rsidRDefault="006E792D" w:rsidP="006E792D">
      <w:pPr>
        <w:rPr>
          <w:rFonts w:ascii="Arial" w:hAnsi="Arial" w:cs="Arial"/>
        </w:rPr>
      </w:pPr>
    </w:p>
    <w:p w14:paraId="1A2DF554" w14:textId="77777777" w:rsidR="006E792D" w:rsidRDefault="006E792D" w:rsidP="006E792D">
      <w:pPr>
        <w:rPr>
          <w:rFonts w:ascii="Arial" w:hAnsi="Arial" w:cs="Arial"/>
        </w:rPr>
      </w:pPr>
    </w:p>
    <w:p w14:paraId="70294AC4" w14:textId="77777777" w:rsidR="006E792D" w:rsidRDefault="006E792D" w:rsidP="006E792D">
      <w:pPr>
        <w:rPr>
          <w:rFonts w:ascii="Arial" w:hAnsi="Arial" w:cs="Arial"/>
        </w:rPr>
      </w:pPr>
    </w:p>
    <w:p w14:paraId="7B262454" w14:textId="69A88C32" w:rsidR="006E792D" w:rsidRDefault="006E792D" w:rsidP="006E792D">
      <w:pPr>
        <w:rPr>
          <w:rFonts w:ascii="Arial" w:hAnsi="Arial" w:cs="Arial"/>
        </w:rPr>
      </w:pPr>
    </w:p>
    <w:p w14:paraId="021742EB" w14:textId="77777777" w:rsidR="00490B47" w:rsidRDefault="00490B47" w:rsidP="006E792D">
      <w:pPr>
        <w:rPr>
          <w:rFonts w:ascii="Arial" w:hAnsi="Arial" w:cs="Arial"/>
        </w:rPr>
      </w:pPr>
    </w:p>
    <w:p w14:paraId="014CB6B6" w14:textId="77777777" w:rsidR="006E792D" w:rsidRPr="00A32C85" w:rsidRDefault="006E792D" w:rsidP="006E792D">
      <w:pPr>
        <w:rPr>
          <w:rFonts w:ascii="Arial" w:hAnsi="Arial" w:cs="Arial"/>
          <w:b/>
          <w:sz w:val="24"/>
          <w:rPrChange w:id="1568" w:author="Richard Fitzpatrick" w:date="2019-04-26T18:33:00Z">
            <w:rPr>
              <w:rFonts w:ascii="Arial" w:hAnsi="Arial" w:cs="Arial"/>
              <w:b/>
            </w:rPr>
          </w:rPrChange>
        </w:rPr>
      </w:pPr>
      <w:r w:rsidRPr="00A32C85">
        <w:rPr>
          <w:rFonts w:ascii="Arial" w:hAnsi="Arial" w:cs="Arial"/>
          <w:b/>
          <w:sz w:val="24"/>
          <w:rPrChange w:id="1569" w:author="Richard Fitzpatrick" w:date="2019-04-26T18:33:00Z">
            <w:rPr>
              <w:rFonts w:ascii="Arial" w:hAnsi="Arial" w:cs="Arial"/>
              <w:b/>
            </w:rPr>
          </w:rPrChange>
        </w:rPr>
        <w:lastRenderedPageBreak/>
        <w:t>REFERENCES</w:t>
      </w:r>
    </w:p>
    <w:p w14:paraId="68CC2E0F" w14:textId="77777777" w:rsidR="00F26248" w:rsidRDefault="00F26248" w:rsidP="00F26248">
      <w:pPr>
        <w:jc w:val="both"/>
        <w:rPr>
          <w:ins w:id="1570" w:author="Richard Fitzpatrick" w:date="2019-04-26T13:28:00Z"/>
          <w:rStyle w:val="author"/>
          <w:rFonts w:ascii="Arial" w:hAnsi="Arial" w:cs="Arial"/>
          <w:color w:val="1C1D1E"/>
          <w:sz w:val="18"/>
        </w:rPr>
        <w:sectPr w:rsidR="00F26248">
          <w:pgSz w:w="11906" w:h="16838"/>
          <w:pgMar w:top="1440" w:right="1440" w:bottom="1440" w:left="1440" w:header="708" w:footer="708" w:gutter="0"/>
          <w:cols w:space="708"/>
          <w:docGrid w:linePitch="360"/>
        </w:sectPr>
      </w:pPr>
    </w:p>
    <w:p w14:paraId="770A11E5" w14:textId="703628E8" w:rsidR="006E792D" w:rsidRPr="00F26248" w:rsidRDefault="006E792D">
      <w:pPr>
        <w:jc w:val="both"/>
        <w:rPr>
          <w:rStyle w:val="author"/>
          <w:rFonts w:ascii="Arial" w:hAnsi="Arial" w:cs="Arial"/>
          <w:color w:val="1C1D1E"/>
          <w:sz w:val="18"/>
          <w:rPrChange w:id="1571" w:author="Richard Fitzpatrick" w:date="2019-04-26T13:28:00Z">
            <w:rPr>
              <w:rStyle w:val="author"/>
              <w:rFonts w:ascii="Arial" w:hAnsi="Arial" w:cs="Arial"/>
              <w:color w:val="1C1D1E"/>
            </w:rPr>
          </w:rPrChange>
        </w:rPr>
        <w:pPrChange w:id="1572" w:author="Richard Fitzpatrick" w:date="2019-04-26T13:28:00Z">
          <w:pPr/>
        </w:pPrChange>
      </w:pPr>
      <w:proofErr w:type="spellStart"/>
      <w:r w:rsidRPr="00F26248">
        <w:rPr>
          <w:rStyle w:val="author"/>
          <w:rFonts w:ascii="Arial" w:hAnsi="Arial" w:cs="Arial"/>
          <w:color w:val="1C1D1E"/>
          <w:sz w:val="18"/>
          <w:rPrChange w:id="1573" w:author="Richard Fitzpatrick" w:date="2019-04-26T13:28:00Z">
            <w:rPr>
              <w:rStyle w:val="author"/>
              <w:rFonts w:ascii="Arial" w:hAnsi="Arial" w:cs="Arial"/>
              <w:color w:val="1C1D1E"/>
            </w:rPr>
          </w:rPrChange>
        </w:rPr>
        <w:t>Arensdorf</w:t>
      </w:r>
      <w:proofErr w:type="spellEnd"/>
      <w:r w:rsidRPr="00F26248">
        <w:rPr>
          <w:rStyle w:val="author"/>
          <w:rFonts w:ascii="Arial" w:hAnsi="Arial" w:cs="Arial"/>
          <w:color w:val="1C1D1E"/>
          <w:sz w:val="18"/>
          <w:rPrChange w:id="1574" w:author="Richard Fitzpatrick" w:date="2019-04-26T13:28:00Z">
            <w:rPr>
              <w:rStyle w:val="author"/>
              <w:rFonts w:ascii="Arial" w:hAnsi="Arial" w:cs="Arial"/>
              <w:color w:val="1C1D1E"/>
            </w:rPr>
          </w:rPrChange>
        </w:rPr>
        <w:t xml:space="preserve"> A., Dillard M., </w:t>
      </w:r>
      <w:proofErr w:type="spellStart"/>
      <w:r w:rsidRPr="00F26248">
        <w:rPr>
          <w:rStyle w:val="author"/>
          <w:rFonts w:ascii="Arial" w:hAnsi="Arial" w:cs="Arial"/>
          <w:color w:val="1C1D1E"/>
          <w:sz w:val="18"/>
          <w:rPrChange w:id="1575" w:author="Richard Fitzpatrick" w:date="2019-04-26T13:28:00Z">
            <w:rPr>
              <w:rStyle w:val="author"/>
              <w:rFonts w:ascii="Arial" w:hAnsi="Arial" w:cs="Arial"/>
              <w:color w:val="1C1D1E"/>
            </w:rPr>
          </w:rPrChange>
        </w:rPr>
        <w:t>Mennke</w:t>
      </w:r>
      <w:proofErr w:type="spellEnd"/>
      <w:r w:rsidRPr="00F26248">
        <w:rPr>
          <w:rStyle w:val="author"/>
          <w:rFonts w:ascii="Arial" w:hAnsi="Arial" w:cs="Arial"/>
          <w:color w:val="1C1D1E"/>
          <w:sz w:val="18"/>
          <w:rPrChange w:id="1576" w:author="Richard Fitzpatrick" w:date="2019-04-26T13:28:00Z">
            <w:rPr>
              <w:rStyle w:val="author"/>
              <w:rFonts w:ascii="Arial" w:hAnsi="Arial" w:cs="Arial"/>
              <w:color w:val="1C1D1E"/>
            </w:rPr>
          </w:rPrChange>
        </w:rPr>
        <w:t xml:space="preserve"> J., Frank M., Rock C. and Ogden S. (2017) ‘Sonic Hedgehog Activates Phospholipase A2 to Enhance Smoothened Ciliary Translocation’, </w:t>
      </w:r>
      <w:r w:rsidRPr="00F26248">
        <w:rPr>
          <w:rStyle w:val="author"/>
          <w:rFonts w:ascii="Arial" w:hAnsi="Arial" w:cs="Arial"/>
          <w:i/>
          <w:color w:val="1C1D1E"/>
          <w:sz w:val="18"/>
          <w:rPrChange w:id="1577" w:author="Richard Fitzpatrick" w:date="2019-04-26T13:28:00Z">
            <w:rPr>
              <w:rStyle w:val="author"/>
              <w:rFonts w:ascii="Arial" w:hAnsi="Arial" w:cs="Arial"/>
              <w:i/>
              <w:color w:val="1C1D1E"/>
            </w:rPr>
          </w:rPrChange>
        </w:rPr>
        <w:t>Cell Reports</w:t>
      </w:r>
      <w:r w:rsidRPr="00F26248">
        <w:rPr>
          <w:rStyle w:val="author"/>
          <w:rFonts w:ascii="Arial" w:hAnsi="Arial" w:cs="Arial"/>
          <w:color w:val="1C1D1E"/>
          <w:sz w:val="18"/>
          <w:rPrChange w:id="1578" w:author="Richard Fitzpatrick" w:date="2019-04-26T13:28:00Z">
            <w:rPr>
              <w:rStyle w:val="author"/>
              <w:rFonts w:ascii="Arial" w:hAnsi="Arial" w:cs="Arial"/>
              <w:color w:val="1C1D1E"/>
            </w:rPr>
          </w:rPrChange>
        </w:rPr>
        <w:t>, 19(10), pp. 2074-2087.</w:t>
      </w:r>
    </w:p>
    <w:p w14:paraId="585D7DB8" w14:textId="77777777" w:rsidR="006E792D" w:rsidRPr="00F26248" w:rsidRDefault="006E792D">
      <w:pPr>
        <w:jc w:val="both"/>
        <w:rPr>
          <w:rFonts w:ascii="Arial" w:hAnsi="Arial" w:cs="Arial"/>
          <w:color w:val="1C1D1E"/>
          <w:sz w:val="18"/>
          <w:rPrChange w:id="1579" w:author="Richard Fitzpatrick" w:date="2019-04-26T13:28:00Z">
            <w:rPr>
              <w:rFonts w:ascii="Arial" w:hAnsi="Arial" w:cs="Arial"/>
              <w:color w:val="1C1D1E"/>
            </w:rPr>
          </w:rPrChange>
        </w:rPr>
        <w:pPrChange w:id="1580" w:author="Richard Fitzpatrick" w:date="2019-04-26T13:28:00Z">
          <w:pPr/>
        </w:pPrChange>
      </w:pPr>
      <w:r w:rsidRPr="00F26248">
        <w:rPr>
          <w:rStyle w:val="author"/>
          <w:rFonts w:ascii="Arial" w:hAnsi="Arial" w:cs="Arial"/>
          <w:color w:val="1C1D1E"/>
          <w:sz w:val="18"/>
          <w:rPrChange w:id="1581" w:author="Richard Fitzpatrick" w:date="2019-04-26T13:28:00Z">
            <w:rPr>
              <w:rStyle w:val="author"/>
              <w:rFonts w:ascii="Arial" w:hAnsi="Arial" w:cs="Arial"/>
              <w:color w:val="1C1D1E"/>
            </w:rPr>
          </w:rPrChange>
        </w:rPr>
        <w:t xml:space="preserve">Bachmann V., Mayrhofer J., </w:t>
      </w:r>
      <w:proofErr w:type="spellStart"/>
      <w:r w:rsidRPr="00F26248">
        <w:rPr>
          <w:rStyle w:val="author"/>
          <w:rFonts w:ascii="Arial" w:hAnsi="Arial" w:cs="Arial"/>
          <w:color w:val="1C1D1E"/>
          <w:sz w:val="18"/>
          <w:rPrChange w:id="1582" w:author="Richard Fitzpatrick" w:date="2019-04-26T13:28:00Z">
            <w:rPr>
              <w:rStyle w:val="author"/>
              <w:rFonts w:ascii="Arial" w:hAnsi="Arial" w:cs="Arial"/>
              <w:color w:val="1C1D1E"/>
            </w:rPr>
          </w:rPrChange>
        </w:rPr>
        <w:t>Ilouz</w:t>
      </w:r>
      <w:proofErr w:type="spellEnd"/>
      <w:r w:rsidRPr="00F26248">
        <w:rPr>
          <w:rStyle w:val="author"/>
          <w:rFonts w:ascii="Arial" w:hAnsi="Arial" w:cs="Arial"/>
          <w:color w:val="1C1D1E"/>
          <w:sz w:val="18"/>
          <w:rPrChange w:id="1583" w:author="Richard Fitzpatrick" w:date="2019-04-26T13:28:00Z">
            <w:rPr>
              <w:rStyle w:val="author"/>
              <w:rFonts w:ascii="Arial" w:hAnsi="Arial" w:cs="Arial"/>
              <w:color w:val="1C1D1E"/>
            </w:rPr>
          </w:rPrChange>
        </w:rPr>
        <w:t xml:space="preserve"> R., </w:t>
      </w:r>
      <w:proofErr w:type="spellStart"/>
      <w:r w:rsidRPr="00F26248">
        <w:rPr>
          <w:rStyle w:val="author"/>
          <w:rFonts w:ascii="Arial" w:hAnsi="Arial" w:cs="Arial"/>
          <w:color w:val="1C1D1E"/>
          <w:sz w:val="18"/>
          <w:rPrChange w:id="1584" w:author="Richard Fitzpatrick" w:date="2019-04-26T13:28:00Z">
            <w:rPr>
              <w:rStyle w:val="author"/>
              <w:rFonts w:ascii="Arial" w:hAnsi="Arial" w:cs="Arial"/>
              <w:color w:val="1C1D1E"/>
            </w:rPr>
          </w:rPrChange>
        </w:rPr>
        <w:t>Tschaikner</w:t>
      </w:r>
      <w:proofErr w:type="spellEnd"/>
      <w:r w:rsidRPr="00F26248">
        <w:rPr>
          <w:rStyle w:val="author"/>
          <w:rFonts w:ascii="Arial" w:hAnsi="Arial" w:cs="Arial"/>
          <w:color w:val="1C1D1E"/>
          <w:sz w:val="18"/>
          <w:rPrChange w:id="1585" w:author="Richard Fitzpatrick" w:date="2019-04-26T13:28:00Z">
            <w:rPr>
              <w:rStyle w:val="author"/>
              <w:rFonts w:ascii="Arial" w:hAnsi="Arial" w:cs="Arial"/>
              <w:color w:val="1C1D1E"/>
            </w:rPr>
          </w:rPrChange>
        </w:rPr>
        <w:t xml:space="preserve"> P., </w:t>
      </w:r>
      <w:proofErr w:type="spellStart"/>
      <w:r w:rsidRPr="00F26248">
        <w:rPr>
          <w:rStyle w:val="author"/>
          <w:rFonts w:ascii="Arial" w:hAnsi="Arial" w:cs="Arial"/>
          <w:color w:val="1C1D1E"/>
          <w:sz w:val="18"/>
          <w:rPrChange w:id="1586" w:author="Richard Fitzpatrick" w:date="2019-04-26T13:28:00Z">
            <w:rPr>
              <w:rStyle w:val="author"/>
              <w:rFonts w:ascii="Arial" w:hAnsi="Arial" w:cs="Arial"/>
              <w:color w:val="1C1D1E"/>
            </w:rPr>
          </w:rPrChange>
        </w:rPr>
        <w:t>Raffeiner</w:t>
      </w:r>
      <w:proofErr w:type="spellEnd"/>
      <w:r w:rsidRPr="00F26248">
        <w:rPr>
          <w:rStyle w:val="author"/>
          <w:rFonts w:ascii="Arial" w:hAnsi="Arial" w:cs="Arial"/>
          <w:color w:val="1C1D1E"/>
          <w:sz w:val="18"/>
          <w:rPrChange w:id="1587" w:author="Richard Fitzpatrick" w:date="2019-04-26T13:28:00Z">
            <w:rPr>
              <w:rStyle w:val="author"/>
              <w:rFonts w:ascii="Arial" w:hAnsi="Arial" w:cs="Arial"/>
              <w:color w:val="1C1D1E"/>
            </w:rPr>
          </w:rPrChange>
        </w:rPr>
        <w:t xml:space="preserve"> P., Rock R., </w:t>
      </w:r>
      <w:proofErr w:type="spellStart"/>
      <w:r w:rsidRPr="00F26248">
        <w:rPr>
          <w:rStyle w:val="author"/>
          <w:rFonts w:ascii="Arial" w:hAnsi="Arial" w:cs="Arial"/>
          <w:color w:val="1C1D1E"/>
          <w:sz w:val="18"/>
          <w:rPrChange w:id="1588" w:author="Richard Fitzpatrick" w:date="2019-04-26T13:28:00Z">
            <w:rPr>
              <w:rStyle w:val="author"/>
              <w:rFonts w:ascii="Arial" w:hAnsi="Arial" w:cs="Arial"/>
              <w:color w:val="1C1D1E"/>
            </w:rPr>
          </w:rPrChange>
        </w:rPr>
        <w:t>Courcelles</w:t>
      </w:r>
      <w:proofErr w:type="spellEnd"/>
      <w:r w:rsidRPr="00F26248">
        <w:rPr>
          <w:rStyle w:val="author"/>
          <w:rFonts w:ascii="Arial" w:hAnsi="Arial" w:cs="Arial"/>
          <w:color w:val="1C1D1E"/>
          <w:sz w:val="18"/>
          <w:rPrChange w:id="1589" w:author="Richard Fitzpatrick" w:date="2019-04-26T13:28:00Z">
            <w:rPr>
              <w:rStyle w:val="author"/>
              <w:rFonts w:ascii="Arial" w:hAnsi="Arial" w:cs="Arial"/>
              <w:color w:val="1C1D1E"/>
            </w:rPr>
          </w:rPrChange>
        </w:rPr>
        <w:t xml:space="preserve"> M. et al. (2016) ‘Gpr161 anchoring of PKA consolidates GPCR and cAMP </w:t>
      </w:r>
      <w:proofErr w:type="spellStart"/>
      <w:r w:rsidRPr="00F26248">
        <w:rPr>
          <w:rStyle w:val="author"/>
          <w:rFonts w:ascii="Arial" w:hAnsi="Arial" w:cs="Arial"/>
          <w:color w:val="1C1D1E"/>
          <w:sz w:val="18"/>
          <w:rPrChange w:id="1590" w:author="Richard Fitzpatrick" w:date="2019-04-26T13:28:00Z">
            <w:rPr>
              <w:rStyle w:val="author"/>
              <w:rFonts w:ascii="Arial" w:hAnsi="Arial" w:cs="Arial"/>
              <w:color w:val="1C1D1E"/>
            </w:rPr>
          </w:rPrChange>
        </w:rPr>
        <w:t>signaling</w:t>
      </w:r>
      <w:proofErr w:type="spellEnd"/>
      <w:r w:rsidRPr="00F26248">
        <w:rPr>
          <w:rStyle w:val="author"/>
          <w:rFonts w:ascii="Arial" w:hAnsi="Arial" w:cs="Arial"/>
          <w:color w:val="1C1D1E"/>
          <w:sz w:val="18"/>
          <w:rPrChange w:id="1591" w:author="Richard Fitzpatrick" w:date="2019-04-26T13:28:00Z">
            <w:rPr>
              <w:rStyle w:val="author"/>
              <w:rFonts w:ascii="Arial" w:hAnsi="Arial" w:cs="Arial"/>
              <w:color w:val="1C1D1E"/>
            </w:rPr>
          </w:rPrChange>
        </w:rPr>
        <w:t xml:space="preserve">’, </w:t>
      </w:r>
      <w:r w:rsidRPr="00F26248">
        <w:rPr>
          <w:rStyle w:val="author"/>
          <w:rFonts w:ascii="Arial" w:hAnsi="Arial" w:cs="Arial"/>
          <w:i/>
          <w:color w:val="1C1D1E"/>
          <w:sz w:val="18"/>
          <w:rPrChange w:id="1592" w:author="Richard Fitzpatrick" w:date="2019-04-26T13:28:00Z">
            <w:rPr>
              <w:rStyle w:val="author"/>
              <w:rFonts w:ascii="Arial" w:hAnsi="Arial" w:cs="Arial"/>
              <w:i/>
              <w:color w:val="1C1D1E"/>
            </w:rPr>
          </w:rPrChange>
        </w:rPr>
        <w:t>Proceedings of the National Academy of Sciences of the United States</w:t>
      </w:r>
      <w:r w:rsidRPr="00F26248">
        <w:rPr>
          <w:rStyle w:val="author"/>
          <w:rFonts w:ascii="Arial" w:hAnsi="Arial" w:cs="Arial"/>
          <w:color w:val="1C1D1E"/>
          <w:sz w:val="18"/>
          <w:rPrChange w:id="1593" w:author="Richard Fitzpatrick" w:date="2019-04-26T13:28:00Z">
            <w:rPr>
              <w:rStyle w:val="author"/>
              <w:rFonts w:ascii="Arial" w:hAnsi="Arial" w:cs="Arial"/>
              <w:color w:val="1C1D1E"/>
            </w:rPr>
          </w:rPrChange>
        </w:rPr>
        <w:t>, 113(28), pp. 7786.</w:t>
      </w:r>
    </w:p>
    <w:p w14:paraId="15ACE712" w14:textId="77777777" w:rsidR="006E792D" w:rsidRPr="00F26248" w:rsidRDefault="006E792D">
      <w:pPr>
        <w:tabs>
          <w:tab w:val="left" w:pos="7974"/>
        </w:tabs>
        <w:jc w:val="both"/>
        <w:rPr>
          <w:rFonts w:ascii="Arial" w:hAnsi="Arial" w:cs="Arial"/>
          <w:sz w:val="18"/>
          <w:rPrChange w:id="1594" w:author="Richard Fitzpatrick" w:date="2019-04-26T13:28:00Z">
            <w:rPr>
              <w:rFonts w:ascii="Arial" w:hAnsi="Arial" w:cs="Arial"/>
            </w:rPr>
          </w:rPrChange>
        </w:rPr>
        <w:pPrChange w:id="1595" w:author="Richard Fitzpatrick" w:date="2019-04-26T13:28:00Z">
          <w:pPr>
            <w:tabs>
              <w:tab w:val="left" w:pos="7974"/>
            </w:tabs>
          </w:pPr>
        </w:pPrChange>
      </w:pPr>
      <w:proofErr w:type="spellStart"/>
      <w:r w:rsidRPr="00F26248">
        <w:rPr>
          <w:rFonts w:ascii="Arial" w:hAnsi="Arial" w:cs="Arial"/>
          <w:sz w:val="18"/>
          <w:rPrChange w:id="1596" w:author="Richard Fitzpatrick" w:date="2019-04-26T13:28:00Z">
            <w:rPr>
              <w:rFonts w:ascii="Arial" w:hAnsi="Arial" w:cs="Arial"/>
            </w:rPr>
          </w:rPrChange>
        </w:rPr>
        <w:t>Barakeh</w:t>
      </w:r>
      <w:proofErr w:type="spellEnd"/>
      <w:r w:rsidRPr="00F26248">
        <w:rPr>
          <w:rFonts w:ascii="Arial" w:hAnsi="Arial" w:cs="Arial"/>
          <w:sz w:val="18"/>
          <w:rPrChange w:id="1597" w:author="Richard Fitzpatrick" w:date="2019-04-26T13:28:00Z">
            <w:rPr>
              <w:rFonts w:ascii="Arial" w:hAnsi="Arial" w:cs="Arial"/>
            </w:rPr>
          </w:rPrChange>
        </w:rPr>
        <w:t xml:space="preserve"> D., </w:t>
      </w:r>
      <w:proofErr w:type="spellStart"/>
      <w:r w:rsidRPr="00F26248">
        <w:rPr>
          <w:rFonts w:ascii="Arial" w:hAnsi="Arial" w:cs="Arial"/>
          <w:sz w:val="18"/>
          <w:rPrChange w:id="1598" w:author="Richard Fitzpatrick" w:date="2019-04-26T13:28:00Z">
            <w:rPr>
              <w:rFonts w:ascii="Arial" w:hAnsi="Arial" w:cs="Arial"/>
            </w:rPr>
          </w:rPrChange>
        </w:rPr>
        <w:t>Faqeih</w:t>
      </w:r>
      <w:proofErr w:type="spellEnd"/>
      <w:r w:rsidRPr="00F26248">
        <w:rPr>
          <w:rFonts w:ascii="Arial" w:hAnsi="Arial" w:cs="Arial"/>
          <w:sz w:val="18"/>
          <w:rPrChange w:id="1599" w:author="Richard Fitzpatrick" w:date="2019-04-26T13:28:00Z">
            <w:rPr>
              <w:rFonts w:ascii="Arial" w:hAnsi="Arial" w:cs="Arial"/>
            </w:rPr>
          </w:rPrChange>
        </w:rPr>
        <w:t xml:space="preserve"> E., </w:t>
      </w:r>
      <w:proofErr w:type="spellStart"/>
      <w:r w:rsidRPr="00F26248">
        <w:rPr>
          <w:rFonts w:ascii="Arial" w:hAnsi="Arial" w:cs="Arial"/>
          <w:sz w:val="18"/>
          <w:rPrChange w:id="1600" w:author="Richard Fitzpatrick" w:date="2019-04-26T13:28:00Z">
            <w:rPr>
              <w:rFonts w:ascii="Arial" w:hAnsi="Arial" w:cs="Arial"/>
            </w:rPr>
          </w:rPrChange>
        </w:rPr>
        <w:t>Anazi</w:t>
      </w:r>
      <w:proofErr w:type="spellEnd"/>
      <w:r w:rsidRPr="00F26248">
        <w:rPr>
          <w:rFonts w:ascii="Arial" w:hAnsi="Arial" w:cs="Arial"/>
          <w:sz w:val="18"/>
          <w:rPrChange w:id="1601" w:author="Richard Fitzpatrick" w:date="2019-04-26T13:28:00Z">
            <w:rPr>
              <w:rFonts w:ascii="Arial" w:hAnsi="Arial" w:cs="Arial"/>
            </w:rPr>
          </w:rPrChange>
        </w:rPr>
        <w:t xml:space="preserve"> S., S Al-</w:t>
      </w:r>
      <w:proofErr w:type="spellStart"/>
      <w:r w:rsidRPr="00F26248">
        <w:rPr>
          <w:rFonts w:ascii="Arial" w:hAnsi="Arial" w:cs="Arial"/>
          <w:sz w:val="18"/>
          <w:rPrChange w:id="1602" w:author="Richard Fitzpatrick" w:date="2019-04-26T13:28:00Z">
            <w:rPr>
              <w:rFonts w:ascii="Arial" w:hAnsi="Arial" w:cs="Arial"/>
            </w:rPr>
          </w:rPrChange>
        </w:rPr>
        <w:t>Dosari</w:t>
      </w:r>
      <w:proofErr w:type="spellEnd"/>
      <w:r w:rsidRPr="00F26248">
        <w:rPr>
          <w:rFonts w:ascii="Arial" w:hAnsi="Arial" w:cs="Arial"/>
          <w:sz w:val="18"/>
          <w:rPrChange w:id="1603" w:author="Richard Fitzpatrick" w:date="2019-04-26T13:28:00Z">
            <w:rPr>
              <w:rFonts w:ascii="Arial" w:hAnsi="Arial" w:cs="Arial"/>
            </w:rPr>
          </w:rPrChange>
        </w:rPr>
        <w:t xml:space="preserve"> M., </w:t>
      </w:r>
      <w:proofErr w:type="spellStart"/>
      <w:r w:rsidRPr="00F26248">
        <w:rPr>
          <w:rFonts w:ascii="Arial" w:hAnsi="Arial" w:cs="Arial"/>
          <w:sz w:val="18"/>
          <w:rPrChange w:id="1604" w:author="Richard Fitzpatrick" w:date="2019-04-26T13:28:00Z">
            <w:rPr>
              <w:rFonts w:ascii="Arial" w:hAnsi="Arial" w:cs="Arial"/>
            </w:rPr>
          </w:rPrChange>
        </w:rPr>
        <w:t>Softah</w:t>
      </w:r>
      <w:proofErr w:type="spellEnd"/>
      <w:r w:rsidRPr="00F26248">
        <w:rPr>
          <w:rFonts w:ascii="Arial" w:hAnsi="Arial" w:cs="Arial"/>
          <w:sz w:val="18"/>
          <w:rPrChange w:id="1605" w:author="Richard Fitzpatrick" w:date="2019-04-26T13:28:00Z">
            <w:rPr>
              <w:rFonts w:ascii="Arial" w:hAnsi="Arial" w:cs="Arial"/>
            </w:rPr>
          </w:rPrChange>
        </w:rPr>
        <w:t xml:space="preserve"> A., </w:t>
      </w:r>
      <w:proofErr w:type="spellStart"/>
      <w:r w:rsidRPr="00F26248">
        <w:rPr>
          <w:rFonts w:ascii="Arial" w:hAnsi="Arial" w:cs="Arial"/>
          <w:sz w:val="18"/>
          <w:rPrChange w:id="1606" w:author="Richard Fitzpatrick" w:date="2019-04-26T13:28:00Z">
            <w:rPr>
              <w:rFonts w:ascii="Arial" w:hAnsi="Arial" w:cs="Arial"/>
            </w:rPr>
          </w:rPrChange>
        </w:rPr>
        <w:t>Albadr</w:t>
      </w:r>
      <w:proofErr w:type="spellEnd"/>
      <w:r w:rsidRPr="00F26248">
        <w:rPr>
          <w:rFonts w:ascii="Arial" w:hAnsi="Arial" w:cs="Arial"/>
          <w:sz w:val="18"/>
          <w:rPrChange w:id="1607" w:author="Richard Fitzpatrick" w:date="2019-04-26T13:28:00Z">
            <w:rPr>
              <w:rFonts w:ascii="Arial" w:hAnsi="Arial" w:cs="Arial"/>
            </w:rPr>
          </w:rPrChange>
        </w:rPr>
        <w:t xml:space="preserve"> F. et al. (2015) ‘The many faces of KIF7’, </w:t>
      </w:r>
      <w:r w:rsidRPr="00F26248">
        <w:rPr>
          <w:rFonts w:ascii="Arial" w:hAnsi="Arial" w:cs="Arial"/>
          <w:i/>
          <w:sz w:val="18"/>
          <w:rPrChange w:id="1608" w:author="Richard Fitzpatrick" w:date="2019-04-26T13:28:00Z">
            <w:rPr>
              <w:rFonts w:ascii="Arial" w:hAnsi="Arial" w:cs="Arial"/>
              <w:i/>
            </w:rPr>
          </w:rPrChange>
        </w:rPr>
        <w:t>Human Genome Variation</w:t>
      </w:r>
      <w:r w:rsidRPr="00F26248">
        <w:rPr>
          <w:rFonts w:ascii="Arial" w:hAnsi="Arial" w:cs="Arial"/>
          <w:sz w:val="18"/>
          <w:rPrChange w:id="1609" w:author="Richard Fitzpatrick" w:date="2019-04-26T13:28:00Z">
            <w:rPr>
              <w:rFonts w:ascii="Arial" w:hAnsi="Arial" w:cs="Arial"/>
            </w:rPr>
          </w:rPrChange>
        </w:rPr>
        <w:t>, 2, pp. 15006.</w:t>
      </w:r>
    </w:p>
    <w:p w14:paraId="25294E3F" w14:textId="77777777" w:rsidR="006E792D" w:rsidRPr="00F26248" w:rsidRDefault="006E792D">
      <w:pPr>
        <w:tabs>
          <w:tab w:val="left" w:pos="7974"/>
        </w:tabs>
        <w:jc w:val="both"/>
        <w:rPr>
          <w:rFonts w:ascii="Arial" w:hAnsi="Arial" w:cs="Arial"/>
          <w:sz w:val="18"/>
          <w:rPrChange w:id="1610" w:author="Richard Fitzpatrick" w:date="2019-04-26T13:28:00Z">
            <w:rPr>
              <w:rFonts w:ascii="Arial" w:hAnsi="Arial" w:cs="Arial"/>
            </w:rPr>
          </w:rPrChange>
        </w:rPr>
        <w:pPrChange w:id="1611" w:author="Richard Fitzpatrick" w:date="2019-04-26T13:28:00Z">
          <w:pPr>
            <w:tabs>
              <w:tab w:val="left" w:pos="7974"/>
            </w:tabs>
          </w:pPr>
        </w:pPrChange>
      </w:pPr>
      <w:proofErr w:type="spellStart"/>
      <w:r w:rsidRPr="00F26248">
        <w:rPr>
          <w:rFonts w:ascii="Arial" w:hAnsi="Arial" w:cs="Arial"/>
          <w:sz w:val="18"/>
          <w:rPrChange w:id="1612" w:author="Richard Fitzpatrick" w:date="2019-04-26T13:28:00Z">
            <w:rPr>
              <w:rFonts w:ascii="Arial" w:hAnsi="Arial" w:cs="Arial"/>
            </w:rPr>
          </w:rPrChange>
        </w:rPr>
        <w:t>Barkai</w:t>
      </w:r>
      <w:proofErr w:type="spellEnd"/>
      <w:r w:rsidRPr="00F26248">
        <w:rPr>
          <w:rFonts w:ascii="Arial" w:hAnsi="Arial" w:cs="Arial"/>
          <w:sz w:val="18"/>
          <w:rPrChange w:id="1613" w:author="Richard Fitzpatrick" w:date="2019-04-26T13:28:00Z">
            <w:rPr>
              <w:rFonts w:ascii="Arial" w:hAnsi="Arial" w:cs="Arial"/>
            </w:rPr>
          </w:rPrChange>
        </w:rPr>
        <w:t xml:space="preserve"> N. and </w:t>
      </w:r>
      <w:proofErr w:type="spellStart"/>
      <w:r w:rsidRPr="00F26248">
        <w:rPr>
          <w:rFonts w:ascii="Arial" w:hAnsi="Arial" w:cs="Arial"/>
          <w:sz w:val="18"/>
          <w:rPrChange w:id="1614" w:author="Richard Fitzpatrick" w:date="2019-04-26T13:28:00Z">
            <w:rPr>
              <w:rFonts w:ascii="Arial" w:hAnsi="Arial" w:cs="Arial"/>
            </w:rPr>
          </w:rPrChange>
        </w:rPr>
        <w:t>Leibler</w:t>
      </w:r>
      <w:proofErr w:type="spellEnd"/>
      <w:r w:rsidRPr="00F26248">
        <w:rPr>
          <w:rFonts w:ascii="Arial" w:hAnsi="Arial" w:cs="Arial"/>
          <w:sz w:val="18"/>
          <w:rPrChange w:id="1615" w:author="Richard Fitzpatrick" w:date="2019-04-26T13:28:00Z">
            <w:rPr>
              <w:rFonts w:ascii="Arial" w:hAnsi="Arial" w:cs="Arial"/>
            </w:rPr>
          </w:rPrChange>
        </w:rPr>
        <w:t xml:space="preserve"> S. (1997) ‘Robustness in simple biochemical networks’, </w:t>
      </w:r>
      <w:r w:rsidRPr="00F26248">
        <w:rPr>
          <w:rFonts w:ascii="Arial" w:hAnsi="Arial" w:cs="Arial"/>
          <w:i/>
          <w:sz w:val="18"/>
          <w:rPrChange w:id="1616" w:author="Richard Fitzpatrick" w:date="2019-04-26T13:28:00Z">
            <w:rPr>
              <w:rFonts w:ascii="Arial" w:hAnsi="Arial" w:cs="Arial"/>
              <w:i/>
            </w:rPr>
          </w:rPrChange>
        </w:rPr>
        <w:t>Nature</w:t>
      </w:r>
      <w:r w:rsidRPr="00F26248">
        <w:rPr>
          <w:rFonts w:ascii="Arial" w:hAnsi="Arial" w:cs="Arial"/>
          <w:sz w:val="18"/>
          <w:rPrChange w:id="1617" w:author="Richard Fitzpatrick" w:date="2019-04-26T13:28:00Z">
            <w:rPr>
              <w:rFonts w:ascii="Arial" w:hAnsi="Arial" w:cs="Arial"/>
            </w:rPr>
          </w:rPrChange>
        </w:rPr>
        <w:t>, 387(6636), pp. 913.</w:t>
      </w:r>
    </w:p>
    <w:p w14:paraId="3CAB7CE9" w14:textId="77777777" w:rsidR="006E792D" w:rsidRPr="00F26248" w:rsidRDefault="006E792D">
      <w:pPr>
        <w:tabs>
          <w:tab w:val="left" w:pos="7974"/>
        </w:tabs>
        <w:jc w:val="both"/>
        <w:rPr>
          <w:rFonts w:ascii="Arial" w:hAnsi="Arial" w:cs="Arial"/>
          <w:sz w:val="18"/>
          <w:rPrChange w:id="1618" w:author="Richard Fitzpatrick" w:date="2019-04-26T13:28:00Z">
            <w:rPr>
              <w:rFonts w:ascii="Arial" w:hAnsi="Arial" w:cs="Arial"/>
            </w:rPr>
          </w:rPrChange>
        </w:rPr>
        <w:pPrChange w:id="1619" w:author="Richard Fitzpatrick" w:date="2019-04-26T13:28:00Z">
          <w:pPr>
            <w:tabs>
              <w:tab w:val="left" w:pos="7974"/>
            </w:tabs>
          </w:pPr>
        </w:pPrChange>
      </w:pPr>
      <w:r w:rsidRPr="00F26248">
        <w:rPr>
          <w:rFonts w:ascii="Arial" w:hAnsi="Arial" w:cs="Arial"/>
          <w:sz w:val="18"/>
          <w:rPrChange w:id="1620" w:author="Richard Fitzpatrick" w:date="2019-04-26T13:28:00Z">
            <w:rPr>
              <w:rFonts w:ascii="Arial" w:hAnsi="Arial" w:cs="Arial"/>
            </w:rPr>
          </w:rPrChange>
        </w:rPr>
        <w:t xml:space="preserve">Bangs F. and Anderson V. (2017) ‘Primary Cilia and Mammalian Hedgehog </w:t>
      </w:r>
      <w:proofErr w:type="spellStart"/>
      <w:r w:rsidRPr="00F26248">
        <w:rPr>
          <w:rFonts w:ascii="Arial" w:hAnsi="Arial" w:cs="Arial"/>
          <w:sz w:val="18"/>
          <w:rPrChange w:id="1621" w:author="Richard Fitzpatrick" w:date="2019-04-26T13:28:00Z">
            <w:rPr>
              <w:rFonts w:ascii="Arial" w:hAnsi="Arial" w:cs="Arial"/>
            </w:rPr>
          </w:rPrChange>
        </w:rPr>
        <w:t>Signaling</w:t>
      </w:r>
      <w:proofErr w:type="spellEnd"/>
      <w:r w:rsidRPr="00F26248">
        <w:rPr>
          <w:rFonts w:ascii="Arial" w:hAnsi="Arial" w:cs="Arial"/>
          <w:sz w:val="18"/>
          <w:rPrChange w:id="1622" w:author="Richard Fitzpatrick" w:date="2019-04-26T13:28:00Z">
            <w:rPr>
              <w:rFonts w:ascii="Arial" w:hAnsi="Arial" w:cs="Arial"/>
            </w:rPr>
          </w:rPrChange>
        </w:rPr>
        <w:t xml:space="preserve">’, </w:t>
      </w:r>
      <w:r w:rsidRPr="00F26248">
        <w:rPr>
          <w:rFonts w:ascii="Arial" w:hAnsi="Arial" w:cs="Arial"/>
          <w:i/>
          <w:sz w:val="18"/>
          <w:rPrChange w:id="1623" w:author="Richard Fitzpatrick" w:date="2019-04-26T13:28:00Z">
            <w:rPr>
              <w:rFonts w:ascii="Arial" w:hAnsi="Arial" w:cs="Arial"/>
              <w:i/>
            </w:rPr>
          </w:rPrChange>
        </w:rPr>
        <w:t>Cold Spring Harbor Perspectives in Biology</w:t>
      </w:r>
      <w:r w:rsidRPr="00F26248">
        <w:rPr>
          <w:rFonts w:ascii="Arial" w:hAnsi="Arial" w:cs="Arial"/>
          <w:sz w:val="18"/>
          <w:rPrChange w:id="1624" w:author="Richard Fitzpatrick" w:date="2019-04-26T13:28:00Z">
            <w:rPr>
              <w:rFonts w:ascii="Arial" w:hAnsi="Arial" w:cs="Arial"/>
            </w:rPr>
          </w:rPrChange>
        </w:rPr>
        <w:t>, 9(5).</w:t>
      </w:r>
    </w:p>
    <w:p w14:paraId="19E3CF10" w14:textId="77777777" w:rsidR="006E792D" w:rsidRPr="00F26248" w:rsidRDefault="006E792D">
      <w:pPr>
        <w:tabs>
          <w:tab w:val="left" w:pos="7974"/>
        </w:tabs>
        <w:jc w:val="both"/>
        <w:rPr>
          <w:rFonts w:ascii="Arial" w:hAnsi="Arial" w:cs="Arial"/>
          <w:sz w:val="18"/>
          <w:rPrChange w:id="1625" w:author="Richard Fitzpatrick" w:date="2019-04-26T13:28:00Z">
            <w:rPr>
              <w:rFonts w:ascii="Arial" w:hAnsi="Arial" w:cs="Arial"/>
            </w:rPr>
          </w:rPrChange>
        </w:rPr>
        <w:pPrChange w:id="1626" w:author="Richard Fitzpatrick" w:date="2019-04-26T13:28:00Z">
          <w:pPr>
            <w:tabs>
              <w:tab w:val="left" w:pos="7974"/>
            </w:tabs>
          </w:pPr>
        </w:pPrChange>
      </w:pPr>
      <w:proofErr w:type="spellStart"/>
      <w:r w:rsidRPr="00F26248">
        <w:rPr>
          <w:rFonts w:ascii="Arial" w:hAnsi="Arial" w:cs="Arial"/>
          <w:sz w:val="18"/>
          <w:rPrChange w:id="1627" w:author="Richard Fitzpatrick" w:date="2019-04-26T13:28:00Z">
            <w:rPr>
              <w:rFonts w:ascii="Arial" w:hAnsi="Arial" w:cs="Arial"/>
            </w:rPr>
          </w:rPrChange>
        </w:rPr>
        <w:t>Barabási</w:t>
      </w:r>
      <w:proofErr w:type="spellEnd"/>
      <w:r w:rsidRPr="00F26248">
        <w:rPr>
          <w:rFonts w:ascii="Arial" w:hAnsi="Arial" w:cs="Arial"/>
          <w:sz w:val="18"/>
          <w:rPrChange w:id="1628" w:author="Richard Fitzpatrick" w:date="2019-04-26T13:28:00Z">
            <w:rPr>
              <w:rFonts w:ascii="Arial" w:hAnsi="Arial" w:cs="Arial"/>
            </w:rPr>
          </w:rPrChange>
        </w:rPr>
        <w:t xml:space="preserve"> A. and </w:t>
      </w:r>
      <w:proofErr w:type="spellStart"/>
      <w:r w:rsidRPr="00F26248">
        <w:rPr>
          <w:rFonts w:ascii="Arial" w:hAnsi="Arial" w:cs="Arial"/>
          <w:sz w:val="18"/>
          <w:rPrChange w:id="1629" w:author="Richard Fitzpatrick" w:date="2019-04-26T13:28:00Z">
            <w:rPr>
              <w:rFonts w:ascii="Arial" w:hAnsi="Arial" w:cs="Arial"/>
            </w:rPr>
          </w:rPrChange>
        </w:rPr>
        <w:t>Oltvai</w:t>
      </w:r>
      <w:proofErr w:type="spellEnd"/>
      <w:r w:rsidRPr="00F26248">
        <w:rPr>
          <w:rFonts w:ascii="Arial" w:hAnsi="Arial" w:cs="Arial"/>
          <w:sz w:val="18"/>
          <w:rPrChange w:id="1630" w:author="Richard Fitzpatrick" w:date="2019-04-26T13:28:00Z">
            <w:rPr>
              <w:rFonts w:ascii="Arial" w:hAnsi="Arial" w:cs="Arial"/>
            </w:rPr>
          </w:rPrChange>
        </w:rPr>
        <w:t xml:space="preserve"> Z. (2004) ‘Network biology: understanding the cell’s functional organisation’, </w:t>
      </w:r>
      <w:r w:rsidRPr="00F26248">
        <w:rPr>
          <w:rFonts w:ascii="Arial" w:hAnsi="Arial" w:cs="Arial"/>
          <w:i/>
          <w:sz w:val="18"/>
          <w:rPrChange w:id="1631" w:author="Richard Fitzpatrick" w:date="2019-04-26T13:28:00Z">
            <w:rPr>
              <w:rFonts w:ascii="Arial" w:hAnsi="Arial" w:cs="Arial"/>
              <w:i/>
            </w:rPr>
          </w:rPrChange>
        </w:rPr>
        <w:t>Nature Review Genetics</w:t>
      </w:r>
      <w:r w:rsidRPr="00F26248">
        <w:rPr>
          <w:rFonts w:ascii="Arial" w:hAnsi="Arial" w:cs="Arial"/>
          <w:sz w:val="18"/>
          <w:rPrChange w:id="1632" w:author="Richard Fitzpatrick" w:date="2019-04-26T13:28:00Z">
            <w:rPr>
              <w:rFonts w:ascii="Arial" w:hAnsi="Arial" w:cs="Arial"/>
            </w:rPr>
          </w:rPrChange>
        </w:rPr>
        <w:t>, 5(2), pp. 101.</w:t>
      </w:r>
    </w:p>
    <w:p w14:paraId="538B592D" w14:textId="77777777" w:rsidR="006E792D" w:rsidRPr="00F26248" w:rsidRDefault="006E792D">
      <w:pPr>
        <w:tabs>
          <w:tab w:val="left" w:pos="7974"/>
        </w:tabs>
        <w:jc w:val="both"/>
        <w:rPr>
          <w:rFonts w:ascii="Arial" w:hAnsi="Arial" w:cs="Arial"/>
          <w:sz w:val="18"/>
          <w:rPrChange w:id="1633" w:author="Richard Fitzpatrick" w:date="2019-04-26T13:28:00Z">
            <w:rPr>
              <w:rFonts w:ascii="Arial" w:hAnsi="Arial" w:cs="Arial"/>
            </w:rPr>
          </w:rPrChange>
        </w:rPr>
        <w:pPrChange w:id="1634" w:author="Richard Fitzpatrick" w:date="2019-04-26T13:28:00Z">
          <w:pPr>
            <w:tabs>
              <w:tab w:val="left" w:pos="7974"/>
            </w:tabs>
          </w:pPr>
        </w:pPrChange>
      </w:pPr>
      <w:r w:rsidRPr="00F26248">
        <w:rPr>
          <w:rFonts w:ascii="Arial" w:hAnsi="Arial" w:cs="Arial"/>
          <w:sz w:val="18"/>
          <w:rPrChange w:id="1635" w:author="Richard Fitzpatrick" w:date="2019-04-26T13:28:00Z">
            <w:rPr>
              <w:rFonts w:ascii="Arial" w:hAnsi="Arial" w:cs="Arial"/>
            </w:rPr>
          </w:rPrChange>
        </w:rPr>
        <w:t xml:space="preserve">Bear M.F., Connors B.W. and Paradiso M.A. (2016) </w:t>
      </w:r>
      <w:r w:rsidRPr="00F26248">
        <w:rPr>
          <w:rFonts w:ascii="Arial" w:hAnsi="Arial" w:cs="Arial"/>
          <w:i/>
          <w:sz w:val="18"/>
          <w:rPrChange w:id="1636" w:author="Richard Fitzpatrick" w:date="2019-04-26T13:28:00Z">
            <w:rPr>
              <w:rFonts w:ascii="Arial" w:hAnsi="Arial" w:cs="Arial"/>
              <w:i/>
            </w:rPr>
          </w:rPrChange>
        </w:rPr>
        <w:t>Neuroscience: Exploring the Brain</w:t>
      </w:r>
      <w:r w:rsidRPr="00F26248">
        <w:rPr>
          <w:rFonts w:ascii="Arial" w:hAnsi="Arial" w:cs="Arial"/>
          <w:sz w:val="18"/>
          <w:rPrChange w:id="1637" w:author="Richard Fitzpatrick" w:date="2019-04-26T13:28:00Z">
            <w:rPr>
              <w:rFonts w:ascii="Arial" w:hAnsi="Arial" w:cs="Arial"/>
            </w:rPr>
          </w:rPrChange>
        </w:rPr>
        <w:t>. Philadelphia: Wolters Kluwer, Fourth Edition.</w:t>
      </w:r>
    </w:p>
    <w:p w14:paraId="23E8EE50" w14:textId="77777777" w:rsidR="006E792D" w:rsidRPr="00F26248" w:rsidRDefault="006E792D">
      <w:pPr>
        <w:tabs>
          <w:tab w:val="left" w:pos="7974"/>
        </w:tabs>
        <w:jc w:val="both"/>
        <w:rPr>
          <w:rFonts w:ascii="Arial" w:hAnsi="Arial" w:cs="Arial"/>
          <w:sz w:val="18"/>
          <w:rPrChange w:id="1638" w:author="Richard Fitzpatrick" w:date="2019-04-26T13:28:00Z">
            <w:rPr>
              <w:rFonts w:ascii="Arial" w:hAnsi="Arial" w:cs="Arial"/>
            </w:rPr>
          </w:rPrChange>
        </w:rPr>
        <w:pPrChange w:id="1639" w:author="Richard Fitzpatrick" w:date="2019-04-26T13:28:00Z">
          <w:pPr>
            <w:tabs>
              <w:tab w:val="left" w:pos="7974"/>
            </w:tabs>
          </w:pPr>
        </w:pPrChange>
      </w:pPr>
      <w:r w:rsidRPr="00F26248">
        <w:rPr>
          <w:rFonts w:ascii="Arial" w:hAnsi="Arial" w:cs="Arial"/>
          <w:sz w:val="18"/>
          <w:rPrChange w:id="1640" w:author="Richard Fitzpatrick" w:date="2019-04-26T13:28:00Z">
            <w:rPr>
              <w:rFonts w:ascii="Arial" w:hAnsi="Arial" w:cs="Arial"/>
            </w:rPr>
          </w:rPrChange>
        </w:rPr>
        <w:t xml:space="preserve">Bishop G., </w:t>
      </w:r>
      <w:proofErr w:type="spellStart"/>
      <w:r w:rsidRPr="00F26248">
        <w:rPr>
          <w:rFonts w:ascii="Arial" w:hAnsi="Arial" w:cs="Arial"/>
          <w:sz w:val="18"/>
          <w:rPrChange w:id="1641" w:author="Richard Fitzpatrick" w:date="2019-04-26T13:28:00Z">
            <w:rPr>
              <w:rFonts w:ascii="Arial" w:hAnsi="Arial" w:cs="Arial"/>
            </w:rPr>
          </w:rPrChange>
        </w:rPr>
        <w:t>Berbari</w:t>
      </w:r>
      <w:proofErr w:type="spellEnd"/>
      <w:r w:rsidRPr="00F26248">
        <w:rPr>
          <w:rFonts w:ascii="Arial" w:hAnsi="Arial" w:cs="Arial"/>
          <w:sz w:val="18"/>
          <w:rPrChange w:id="1642" w:author="Richard Fitzpatrick" w:date="2019-04-26T13:28:00Z">
            <w:rPr>
              <w:rFonts w:ascii="Arial" w:hAnsi="Arial" w:cs="Arial"/>
            </w:rPr>
          </w:rPrChange>
        </w:rPr>
        <w:t xml:space="preserve"> N., Lewis J. and </w:t>
      </w:r>
      <w:proofErr w:type="spellStart"/>
      <w:r w:rsidRPr="00F26248">
        <w:rPr>
          <w:rFonts w:ascii="Arial" w:hAnsi="Arial" w:cs="Arial"/>
          <w:sz w:val="18"/>
          <w:rPrChange w:id="1643" w:author="Richard Fitzpatrick" w:date="2019-04-26T13:28:00Z">
            <w:rPr>
              <w:rFonts w:ascii="Arial" w:hAnsi="Arial" w:cs="Arial"/>
            </w:rPr>
          </w:rPrChange>
        </w:rPr>
        <w:t>Mykytyn</w:t>
      </w:r>
      <w:proofErr w:type="spellEnd"/>
      <w:r w:rsidRPr="00F26248">
        <w:rPr>
          <w:rFonts w:ascii="Arial" w:hAnsi="Arial" w:cs="Arial"/>
          <w:sz w:val="18"/>
          <w:rPrChange w:id="1644" w:author="Richard Fitzpatrick" w:date="2019-04-26T13:28:00Z">
            <w:rPr>
              <w:rFonts w:ascii="Arial" w:hAnsi="Arial" w:cs="Arial"/>
            </w:rPr>
          </w:rPrChange>
        </w:rPr>
        <w:t xml:space="preserve"> K. (2007) ‘Type III adenylyl cyclase localizes to primary cilia throughout the adult mouse brain’, </w:t>
      </w:r>
      <w:r w:rsidRPr="00F26248">
        <w:rPr>
          <w:rFonts w:ascii="Arial" w:hAnsi="Arial" w:cs="Arial"/>
          <w:i/>
          <w:sz w:val="18"/>
          <w:rPrChange w:id="1645" w:author="Richard Fitzpatrick" w:date="2019-04-26T13:28:00Z">
            <w:rPr>
              <w:rFonts w:ascii="Arial" w:hAnsi="Arial" w:cs="Arial"/>
              <w:i/>
            </w:rPr>
          </w:rPrChange>
        </w:rPr>
        <w:t>Journal of Comparative Neurology</w:t>
      </w:r>
      <w:r w:rsidRPr="00F26248">
        <w:rPr>
          <w:rFonts w:ascii="Arial" w:hAnsi="Arial" w:cs="Arial"/>
          <w:sz w:val="18"/>
          <w:rPrChange w:id="1646" w:author="Richard Fitzpatrick" w:date="2019-04-26T13:28:00Z">
            <w:rPr>
              <w:rFonts w:ascii="Arial" w:hAnsi="Arial" w:cs="Arial"/>
            </w:rPr>
          </w:rPrChange>
        </w:rPr>
        <w:t>, 505(5), pp. 505(5), pp. 562-571.</w:t>
      </w:r>
    </w:p>
    <w:p w14:paraId="3A0B3A2C" w14:textId="77777777" w:rsidR="006E792D" w:rsidRPr="00F26248" w:rsidRDefault="006E792D">
      <w:pPr>
        <w:tabs>
          <w:tab w:val="left" w:pos="7974"/>
        </w:tabs>
        <w:jc w:val="both"/>
        <w:rPr>
          <w:rFonts w:ascii="Arial" w:hAnsi="Arial" w:cs="Arial"/>
          <w:sz w:val="18"/>
          <w:rPrChange w:id="1647" w:author="Richard Fitzpatrick" w:date="2019-04-26T13:28:00Z">
            <w:rPr>
              <w:rFonts w:ascii="Arial" w:hAnsi="Arial" w:cs="Arial"/>
            </w:rPr>
          </w:rPrChange>
        </w:rPr>
        <w:pPrChange w:id="1648" w:author="Richard Fitzpatrick" w:date="2019-04-26T13:28:00Z">
          <w:pPr>
            <w:tabs>
              <w:tab w:val="left" w:pos="7974"/>
            </w:tabs>
          </w:pPr>
        </w:pPrChange>
      </w:pPr>
      <w:r w:rsidRPr="00F26248">
        <w:rPr>
          <w:rFonts w:ascii="Arial" w:hAnsi="Arial" w:cs="Arial"/>
          <w:sz w:val="18"/>
          <w:rPrChange w:id="1649" w:author="Richard Fitzpatrick" w:date="2019-04-26T13:28:00Z">
            <w:rPr>
              <w:rFonts w:ascii="Arial" w:hAnsi="Arial" w:cs="Arial"/>
            </w:rPr>
          </w:rPrChange>
        </w:rPr>
        <w:t xml:space="preserve">Boykin E. and Ogle W. (2010) ‘Using heterogeneous data sources in a systems biology approach to </w:t>
      </w:r>
      <w:proofErr w:type="spellStart"/>
      <w:r w:rsidRPr="00F26248">
        <w:rPr>
          <w:rFonts w:ascii="Arial" w:hAnsi="Arial" w:cs="Arial"/>
          <w:sz w:val="18"/>
          <w:rPrChange w:id="1650" w:author="Richard Fitzpatrick" w:date="2019-04-26T13:28:00Z">
            <w:rPr>
              <w:rFonts w:ascii="Arial" w:hAnsi="Arial" w:cs="Arial"/>
            </w:rPr>
          </w:rPrChange>
        </w:rPr>
        <w:t>modeling</w:t>
      </w:r>
      <w:proofErr w:type="spellEnd"/>
      <w:r w:rsidRPr="00F26248">
        <w:rPr>
          <w:rFonts w:ascii="Arial" w:hAnsi="Arial" w:cs="Arial"/>
          <w:sz w:val="18"/>
          <w:rPrChange w:id="1651" w:author="Richard Fitzpatrick" w:date="2019-04-26T13:28:00Z">
            <w:rPr>
              <w:rFonts w:ascii="Arial" w:hAnsi="Arial" w:cs="Arial"/>
            </w:rPr>
          </w:rPrChange>
        </w:rPr>
        <w:t xml:space="preserve"> the Sonic Hedgehog </w:t>
      </w:r>
      <w:proofErr w:type="spellStart"/>
      <w:r w:rsidRPr="00F26248">
        <w:rPr>
          <w:rFonts w:ascii="Arial" w:hAnsi="Arial" w:cs="Arial"/>
          <w:sz w:val="18"/>
          <w:rPrChange w:id="1652" w:author="Richard Fitzpatrick" w:date="2019-04-26T13:28:00Z">
            <w:rPr>
              <w:rFonts w:ascii="Arial" w:hAnsi="Arial" w:cs="Arial"/>
            </w:rPr>
          </w:rPrChange>
        </w:rPr>
        <w:t>signaling</w:t>
      </w:r>
      <w:proofErr w:type="spellEnd"/>
      <w:r w:rsidRPr="00F26248">
        <w:rPr>
          <w:rFonts w:ascii="Arial" w:hAnsi="Arial" w:cs="Arial"/>
          <w:sz w:val="18"/>
          <w:rPrChange w:id="1653" w:author="Richard Fitzpatrick" w:date="2019-04-26T13:28:00Z">
            <w:rPr>
              <w:rFonts w:ascii="Arial" w:hAnsi="Arial" w:cs="Arial"/>
            </w:rPr>
          </w:rPrChange>
        </w:rPr>
        <w:t xml:space="preserve"> pathway’, </w:t>
      </w:r>
      <w:r w:rsidRPr="00F26248">
        <w:rPr>
          <w:rFonts w:ascii="Arial" w:hAnsi="Arial" w:cs="Arial"/>
          <w:i/>
          <w:sz w:val="18"/>
          <w:rPrChange w:id="1654" w:author="Richard Fitzpatrick" w:date="2019-04-26T13:28:00Z">
            <w:rPr>
              <w:rFonts w:ascii="Arial" w:hAnsi="Arial" w:cs="Arial"/>
              <w:i/>
            </w:rPr>
          </w:rPrChange>
        </w:rPr>
        <w:t xml:space="preserve">Molecular </w:t>
      </w:r>
      <w:proofErr w:type="spellStart"/>
      <w:r w:rsidRPr="00F26248">
        <w:rPr>
          <w:rFonts w:ascii="Arial" w:hAnsi="Arial" w:cs="Arial"/>
          <w:i/>
          <w:sz w:val="18"/>
          <w:rPrChange w:id="1655" w:author="Richard Fitzpatrick" w:date="2019-04-26T13:28:00Z">
            <w:rPr>
              <w:rFonts w:ascii="Arial" w:hAnsi="Arial" w:cs="Arial"/>
              <w:i/>
            </w:rPr>
          </w:rPrChange>
        </w:rPr>
        <w:t>BioSystems</w:t>
      </w:r>
      <w:proofErr w:type="spellEnd"/>
      <w:r w:rsidRPr="00F26248">
        <w:rPr>
          <w:rFonts w:ascii="Arial" w:hAnsi="Arial" w:cs="Arial"/>
          <w:sz w:val="18"/>
          <w:rPrChange w:id="1656" w:author="Richard Fitzpatrick" w:date="2019-04-26T13:28:00Z">
            <w:rPr>
              <w:rFonts w:ascii="Arial" w:hAnsi="Arial" w:cs="Arial"/>
            </w:rPr>
          </w:rPrChange>
        </w:rPr>
        <w:t>, 6(10), pp. 1993-2003.</w:t>
      </w:r>
    </w:p>
    <w:p w14:paraId="5BC36BEB" w14:textId="77777777" w:rsidR="006E792D" w:rsidRPr="00F26248" w:rsidRDefault="006E792D">
      <w:pPr>
        <w:tabs>
          <w:tab w:val="left" w:pos="7974"/>
        </w:tabs>
        <w:jc w:val="both"/>
        <w:rPr>
          <w:rFonts w:ascii="Arial" w:hAnsi="Arial" w:cs="Arial"/>
          <w:sz w:val="18"/>
          <w:rPrChange w:id="1657" w:author="Richard Fitzpatrick" w:date="2019-04-26T13:28:00Z">
            <w:rPr>
              <w:rFonts w:ascii="Arial" w:hAnsi="Arial" w:cs="Arial"/>
            </w:rPr>
          </w:rPrChange>
        </w:rPr>
        <w:pPrChange w:id="1658" w:author="Richard Fitzpatrick" w:date="2019-04-26T13:28:00Z">
          <w:pPr>
            <w:tabs>
              <w:tab w:val="left" w:pos="7974"/>
            </w:tabs>
          </w:pPr>
        </w:pPrChange>
      </w:pPr>
      <w:r w:rsidRPr="00F26248">
        <w:rPr>
          <w:rFonts w:ascii="Arial" w:hAnsi="Arial" w:cs="Arial"/>
          <w:sz w:val="18"/>
          <w:rPrChange w:id="1659" w:author="Richard Fitzpatrick" w:date="2019-04-26T13:28:00Z">
            <w:rPr>
              <w:rFonts w:ascii="Arial" w:hAnsi="Arial" w:cs="Arial"/>
            </w:rPr>
          </w:rPrChange>
        </w:rPr>
        <w:t xml:space="preserve">Carballo G.B., Honorato J.R., Lopes G. and </w:t>
      </w:r>
      <w:proofErr w:type="spellStart"/>
      <w:r w:rsidRPr="00F26248">
        <w:rPr>
          <w:rFonts w:ascii="Arial" w:hAnsi="Arial" w:cs="Arial"/>
          <w:sz w:val="18"/>
          <w:rPrChange w:id="1660" w:author="Richard Fitzpatrick" w:date="2019-04-26T13:28:00Z">
            <w:rPr>
              <w:rFonts w:ascii="Arial" w:hAnsi="Arial" w:cs="Arial"/>
            </w:rPr>
          </w:rPrChange>
        </w:rPr>
        <w:t>Sophr</w:t>
      </w:r>
      <w:proofErr w:type="spellEnd"/>
      <w:r w:rsidRPr="00F26248">
        <w:rPr>
          <w:rFonts w:ascii="Arial" w:hAnsi="Arial" w:cs="Arial"/>
          <w:sz w:val="18"/>
          <w:rPrChange w:id="1661" w:author="Richard Fitzpatrick" w:date="2019-04-26T13:28:00Z">
            <w:rPr>
              <w:rFonts w:ascii="Arial" w:hAnsi="Arial" w:cs="Arial"/>
            </w:rPr>
          </w:rPrChange>
        </w:rPr>
        <w:t xml:space="preserve"> T.C. (2018) ‘A highlight on Sonic hedgehog pathway’, </w:t>
      </w:r>
      <w:r w:rsidRPr="00F26248">
        <w:rPr>
          <w:rFonts w:ascii="Arial" w:hAnsi="Arial" w:cs="Arial"/>
          <w:i/>
          <w:sz w:val="18"/>
          <w:rPrChange w:id="1662" w:author="Richard Fitzpatrick" w:date="2019-04-26T13:28:00Z">
            <w:rPr>
              <w:rFonts w:ascii="Arial" w:hAnsi="Arial" w:cs="Arial"/>
              <w:i/>
            </w:rPr>
          </w:rPrChange>
        </w:rPr>
        <w:t xml:space="preserve">Cell Communication and </w:t>
      </w:r>
      <w:proofErr w:type="spellStart"/>
      <w:r w:rsidRPr="00F26248">
        <w:rPr>
          <w:rFonts w:ascii="Arial" w:hAnsi="Arial" w:cs="Arial"/>
          <w:i/>
          <w:sz w:val="18"/>
          <w:rPrChange w:id="1663" w:author="Richard Fitzpatrick" w:date="2019-04-26T13:28:00Z">
            <w:rPr>
              <w:rFonts w:ascii="Arial" w:hAnsi="Arial" w:cs="Arial"/>
              <w:i/>
            </w:rPr>
          </w:rPrChange>
        </w:rPr>
        <w:t>Signallling</w:t>
      </w:r>
      <w:proofErr w:type="spellEnd"/>
      <w:r w:rsidRPr="00F26248">
        <w:rPr>
          <w:rFonts w:ascii="Arial" w:hAnsi="Arial" w:cs="Arial"/>
          <w:sz w:val="18"/>
          <w:rPrChange w:id="1664" w:author="Richard Fitzpatrick" w:date="2019-04-26T13:28:00Z">
            <w:rPr>
              <w:rFonts w:ascii="Arial" w:hAnsi="Arial" w:cs="Arial"/>
            </w:rPr>
          </w:rPrChange>
        </w:rPr>
        <w:t>, 16(1).</w:t>
      </w:r>
    </w:p>
    <w:p w14:paraId="73101094" w14:textId="77777777" w:rsidR="006E792D" w:rsidRPr="00F26248" w:rsidRDefault="006E792D">
      <w:pPr>
        <w:tabs>
          <w:tab w:val="left" w:pos="7974"/>
        </w:tabs>
        <w:jc w:val="both"/>
        <w:rPr>
          <w:rFonts w:ascii="Arial" w:hAnsi="Arial" w:cs="Arial"/>
          <w:sz w:val="18"/>
          <w:rPrChange w:id="1665" w:author="Richard Fitzpatrick" w:date="2019-04-26T13:28:00Z">
            <w:rPr>
              <w:rFonts w:ascii="Arial" w:hAnsi="Arial" w:cs="Arial"/>
            </w:rPr>
          </w:rPrChange>
        </w:rPr>
        <w:pPrChange w:id="1666" w:author="Richard Fitzpatrick" w:date="2019-04-26T13:28:00Z">
          <w:pPr>
            <w:tabs>
              <w:tab w:val="left" w:pos="7974"/>
            </w:tabs>
          </w:pPr>
        </w:pPrChange>
      </w:pPr>
      <w:proofErr w:type="spellStart"/>
      <w:r w:rsidRPr="00F26248">
        <w:rPr>
          <w:rFonts w:ascii="Arial" w:hAnsi="Arial" w:cs="Arial"/>
          <w:sz w:val="18"/>
          <w:rPrChange w:id="1667" w:author="Richard Fitzpatrick" w:date="2019-04-26T13:28:00Z">
            <w:rPr>
              <w:rFonts w:ascii="Arial" w:hAnsi="Arial" w:cs="Arial"/>
            </w:rPr>
          </w:rPrChange>
        </w:rPr>
        <w:t>Cardelli</w:t>
      </w:r>
      <w:proofErr w:type="spellEnd"/>
      <w:r w:rsidRPr="00F26248">
        <w:rPr>
          <w:rFonts w:ascii="Arial" w:hAnsi="Arial" w:cs="Arial"/>
          <w:sz w:val="18"/>
          <w:rPrChange w:id="1668" w:author="Richard Fitzpatrick" w:date="2019-04-26T13:28:00Z">
            <w:rPr>
              <w:rFonts w:ascii="Arial" w:hAnsi="Arial" w:cs="Arial"/>
            </w:rPr>
          </w:rPrChange>
        </w:rPr>
        <w:t xml:space="preserve"> L., Stelling J., </w:t>
      </w:r>
      <w:proofErr w:type="spellStart"/>
      <w:r w:rsidRPr="00F26248">
        <w:rPr>
          <w:rFonts w:ascii="Arial" w:hAnsi="Arial" w:cs="Arial"/>
          <w:sz w:val="18"/>
          <w:rPrChange w:id="1669" w:author="Richard Fitzpatrick" w:date="2019-04-26T13:28:00Z">
            <w:rPr>
              <w:rFonts w:ascii="Arial" w:hAnsi="Arial" w:cs="Arial"/>
            </w:rPr>
          </w:rPrChange>
        </w:rPr>
        <w:t>Hernansaiz</w:t>
      </w:r>
      <w:proofErr w:type="spellEnd"/>
      <w:r w:rsidRPr="00F26248">
        <w:rPr>
          <w:rFonts w:ascii="Arial" w:hAnsi="Arial" w:cs="Arial"/>
          <w:sz w:val="18"/>
          <w:rPrChange w:id="1670" w:author="Richard Fitzpatrick" w:date="2019-04-26T13:28:00Z">
            <w:rPr>
              <w:rFonts w:ascii="Arial" w:hAnsi="Arial" w:cs="Arial"/>
            </w:rPr>
          </w:rPrChange>
        </w:rPr>
        <w:t xml:space="preserve">-Ballesteros R., </w:t>
      </w:r>
      <w:proofErr w:type="spellStart"/>
      <w:r w:rsidRPr="00F26248">
        <w:rPr>
          <w:rFonts w:ascii="Arial" w:hAnsi="Arial" w:cs="Arial"/>
          <w:sz w:val="18"/>
          <w:rPrChange w:id="1671" w:author="Richard Fitzpatrick" w:date="2019-04-26T13:28:00Z">
            <w:rPr>
              <w:rFonts w:ascii="Arial" w:hAnsi="Arial" w:cs="Arial"/>
            </w:rPr>
          </w:rPrChange>
        </w:rPr>
        <w:t>Dalchau</w:t>
      </w:r>
      <w:proofErr w:type="spellEnd"/>
      <w:r w:rsidRPr="00F26248">
        <w:rPr>
          <w:rFonts w:ascii="Arial" w:hAnsi="Arial" w:cs="Arial"/>
          <w:sz w:val="18"/>
          <w:rPrChange w:id="1672" w:author="Richard Fitzpatrick" w:date="2019-04-26T13:28:00Z">
            <w:rPr>
              <w:rFonts w:ascii="Arial" w:hAnsi="Arial" w:cs="Arial"/>
            </w:rPr>
          </w:rPrChange>
        </w:rPr>
        <w:t xml:space="preserve"> N. and </w:t>
      </w:r>
      <w:proofErr w:type="spellStart"/>
      <w:r w:rsidRPr="00F26248">
        <w:rPr>
          <w:rFonts w:ascii="Arial" w:hAnsi="Arial" w:cs="Arial"/>
          <w:sz w:val="18"/>
          <w:rPrChange w:id="1673" w:author="Richard Fitzpatrick" w:date="2019-04-26T13:28:00Z">
            <w:rPr>
              <w:rFonts w:ascii="Arial" w:hAnsi="Arial" w:cs="Arial"/>
            </w:rPr>
          </w:rPrChange>
        </w:rPr>
        <w:t>Csikász</w:t>
      </w:r>
      <w:proofErr w:type="spellEnd"/>
      <w:r w:rsidRPr="00F26248">
        <w:rPr>
          <w:rFonts w:ascii="Arial" w:hAnsi="Arial" w:cs="Arial"/>
          <w:sz w:val="18"/>
          <w:rPrChange w:id="1674" w:author="Richard Fitzpatrick" w:date="2019-04-26T13:28:00Z">
            <w:rPr>
              <w:rFonts w:ascii="Arial" w:hAnsi="Arial" w:cs="Arial"/>
            </w:rPr>
          </w:rPrChange>
        </w:rPr>
        <w:t xml:space="preserve">-Nagy A. (2017) ‘Efficient Switches in Biology and Computer Science’, </w:t>
      </w:r>
      <w:r w:rsidRPr="00F26248">
        <w:rPr>
          <w:rFonts w:ascii="Arial" w:hAnsi="Arial" w:cs="Arial"/>
          <w:i/>
          <w:sz w:val="18"/>
          <w:rPrChange w:id="1675" w:author="Richard Fitzpatrick" w:date="2019-04-26T13:28:00Z">
            <w:rPr>
              <w:rFonts w:ascii="Arial" w:hAnsi="Arial" w:cs="Arial"/>
              <w:i/>
            </w:rPr>
          </w:rPrChange>
        </w:rPr>
        <w:t>PLOS Computational Biology</w:t>
      </w:r>
      <w:r w:rsidRPr="00F26248">
        <w:rPr>
          <w:rFonts w:ascii="Arial" w:hAnsi="Arial" w:cs="Arial"/>
          <w:sz w:val="18"/>
          <w:rPrChange w:id="1676" w:author="Richard Fitzpatrick" w:date="2019-04-26T13:28:00Z">
            <w:rPr>
              <w:rFonts w:ascii="Arial" w:hAnsi="Arial" w:cs="Arial"/>
            </w:rPr>
          </w:rPrChange>
        </w:rPr>
        <w:t>, 13(1).</w:t>
      </w:r>
    </w:p>
    <w:p w14:paraId="4A58E16C" w14:textId="77777777" w:rsidR="006E792D" w:rsidRPr="00F26248" w:rsidRDefault="006E792D">
      <w:pPr>
        <w:tabs>
          <w:tab w:val="left" w:pos="7974"/>
        </w:tabs>
        <w:jc w:val="both"/>
        <w:rPr>
          <w:rFonts w:ascii="Arial" w:hAnsi="Arial" w:cs="Arial"/>
          <w:sz w:val="18"/>
          <w:rPrChange w:id="1677" w:author="Richard Fitzpatrick" w:date="2019-04-26T13:28:00Z">
            <w:rPr>
              <w:rFonts w:ascii="Arial" w:hAnsi="Arial" w:cs="Arial"/>
            </w:rPr>
          </w:rPrChange>
        </w:rPr>
        <w:pPrChange w:id="1678" w:author="Richard Fitzpatrick" w:date="2019-04-26T13:28:00Z">
          <w:pPr>
            <w:tabs>
              <w:tab w:val="left" w:pos="7974"/>
            </w:tabs>
          </w:pPr>
        </w:pPrChange>
      </w:pPr>
      <w:r w:rsidRPr="00F26248">
        <w:rPr>
          <w:rFonts w:ascii="Arial" w:hAnsi="Arial" w:cs="Arial"/>
          <w:sz w:val="18"/>
          <w:rPrChange w:id="1679" w:author="Richard Fitzpatrick" w:date="2019-04-26T13:28:00Z">
            <w:rPr>
              <w:rFonts w:ascii="Arial" w:hAnsi="Arial" w:cs="Arial"/>
            </w:rPr>
          </w:rPrChange>
        </w:rPr>
        <w:t xml:space="preserve">Chen M., Wilson C., </w:t>
      </w:r>
      <w:proofErr w:type="spellStart"/>
      <w:r w:rsidRPr="00F26248">
        <w:rPr>
          <w:rFonts w:ascii="Arial" w:hAnsi="Arial" w:cs="Arial"/>
          <w:sz w:val="18"/>
          <w:rPrChange w:id="1680" w:author="Richard Fitzpatrick" w:date="2019-04-26T13:28:00Z">
            <w:rPr>
              <w:rFonts w:ascii="Arial" w:hAnsi="Arial" w:cs="Arial"/>
            </w:rPr>
          </w:rPrChange>
        </w:rPr>
        <w:t>Ya</w:t>
      </w:r>
      <w:proofErr w:type="spellEnd"/>
      <w:r w:rsidRPr="00F26248">
        <w:rPr>
          <w:rFonts w:ascii="Arial" w:hAnsi="Arial" w:cs="Arial"/>
          <w:sz w:val="18"/>
          <w:rPrChange w:id="1681" w:author="Richard Fitzpatrick" w:date="2019-04-26T13:28:00Z">
            <w:rPr>
              <w:rFonts w:ascii="Arial" w:hAnsi="Arial" w:cs="Arial"/>
            </w:rPr>
          </w:rPrChange>
        </w:rPr>
        <w:t xml:space="preserve"> J., Law K., Chi S., </w:t>
      </w:r>
      <w:proofErr w:type="spellStart"/>
      <w:r w:rsidRPr="00F26248">
        <w:rPr>
          <w:rFonts w:ascii="Arial" w:hAnsi="Arial" w:cs="Arial"/>
          <w:sz w:val="18"/>
          <w:rPrChange w:id="1682" w:author="Richard Fitzpatrick" w:date="2019-04-26T13:28:00Z">
            <w:rPr>
              <w:rFonts w:ascii="Arial" w:hAnsi="Arial" w:cs="Arial"/>
            </w:rPr>
          </w:rPrChange>
        </w:rPr>
        <w:t>Gaycayan</w:t>
      </w:r>
      <w:proofErr w:type="spellEnd"/>
      <w:r w:rsidRPr="00F26248">
        <w:rPr>
          <w:rFonts w:ascii="Arial" w:hAnsi="Arial" w:cs="Arial"/>
          <w:sz w:val="18"/>
          <w:rPrChange w:id="1683" w:author="Richard Fitzpatrick" w:date="2019-04-26T13:28:00Z">
            <w:rPr>
              <w:rFonts w:ascii="Arial" w:hAnsi="Arial" w:cs="Arial"/>
            </w:rPr>
          </w:rPrChange>
        </w:rPr>
        <w:t xml:space="preserve"> R., Zhang X., Chi C and Pao T. (2009) ‘Cilium-independent regulation of </w:t>
      </w:r>
      <w:proofErr w:type="spellStart"/>
      <w:r w:rsidRPr="00F26248">
        <w:rPr>
          <w:rFonts w:ascii="Arial" w:hAnsi="Arial" w:cs="Arial"/>
          <w:sz w:val="18"/>
          <w:rPrChange w:id="1684" w:author="Richard Fitzpatrick" w:date="2019-04-26T13:28:00Z">
            <w:rPr>
              <w:rFonts w:ascii="Arial" w:hAnsi="Arial" w:cs="Arial"/>
            </w:rPr>
          </w:rPrChange>
        </w:rPr>
        <w:t>Gli</w:t>
      </w:r>
      <w:proofErr w:type="spellEnd"/>
      <w:r w:rsidRPr="00F26248">
        <w:rPr>
          <w:rFonts w:ascii="Arial" w:hAnsi="Arial" w:cs="Arial"/>
          <w:sz w:val="18"/>
          <w:rPrChange w:id="1685" w:author="Richard Fitzpatrick" w:date="2019-04-26T13:28:00Z">
            <w:rPr>
              <w:rFonts w:ascii="Arial" w:hAnsi="Arial" w:cs="Arial"/>
            </w:rPr>
          </w:rPrChange>
        </w:rPr>
        <w:t xml:space="preserve"> protein function by </w:t>
      </w:r>
      <w:proofErr w:type="spellStart"/>
      <w:r w:rsidRPr="00F26248">
        <w:rPr>
          <w:rFonts w:ascii="Arial" w:hAnsi="Arial" w:cs="Arial"/>
          <w:sz w:val="18"/>
          <w:rPrChange w:id="1686" w:author="Richard Fitzpatrick" w:date="2019-04-26T13:28:00Z">
            <w:rPr>
              <w:rFonts w:ascii="Arial" w:hAnsi="Arial" w:cs="Arial"/>
            </w:rPr>
          </w:rPrChange>
        </w:rPr>
        <w:t>Sufu</w:t>
      </w:r>
      <w:proofErr w:type="spellEnd"/>
      <w:r w:rsidRPr="00F26248">
        <w:rPr>
          <w:rFonts w:ascii="Arial" w:hAnsi="Arial" w:cs="Arial"/>
          <w:sz w:val="18"/>
          <w:rPrChange w:id="1687" w:author="Richard Fitzpatrick" w:date="2019-04-26T13:28:00Z">
            <w:rPr>
              <w:rFonts w:ascii="Arial" w:hAnsi="Arial" w:cs="Arial"/>
            </w:rPr>
          </w:rPrChange>
        </w:rPr>
        <w:t xml:space="preserve"> in Hedgehog </w:t>
      </w:r>
      <w:proofErr w:type="spellStart"/>
      <w:r w:rsidRPr="00F26248">
        <w:rPr>
          <w:rFonts w:ascii="Arial" w:hAnsi="Arial" w:cs="Arial"/>
          <w:sz w:val="18"/>
          <w:rPrChange w:id="1688" w:author="Richard Fitzpatrick" w:date="2019-04-26T13:28:00Z">
            <w:rPr>
              <w:rFonts w:ascii="Arial" w:hAnsi="Arial" w:cs="Arial"/>
            </w:rPr>
          </w:rPrChange>
        </w:rPr>
        <w:t>signaling</w:t>
      </w:r>
      <w:proofErr w:type="spellEnd"/>
      <w:r w:rsidRPr="00F26248">
        <w:rPr>
          <w:rFonts w:ascii="Arial" w:hAnsi="Arial" w:cs="Arial"/>
          <w:sz w:val="18"/>
          <w:rPrChange w:id="1689" w:author="Richard Fitzpatrick" w:date="2019-04-26T13:28:00Z">
            <w:rPr>
              <w:rFonts w:ascii="Arial" w:hAnsi="Arial" w:cs="Arial"/>
            </w:rPr>
          </w:rPrChange>
        </w:rPr>
        <w:t xml:space="preserve"> is evolutionarily conserved’, </w:t>
      </w:r>
      <w:r w:rsidRPr="00F26248">
        <w:rPr>
          <w:rFonts w:ascii="Arial" w:hAnsi="Arial" w:cs="Arial"/>
          <w:i/>
          <w:sz w:val="18"/>
          <w:rPrChange w:id="1690" w:author="Richard Fitzpatrick" w:date="2019-04-26T13:28:00Z">
            <w:rPr>
              <w:rFonts w:ascii="Arial" w:hAnsi="Arial" w:cs="Arial"/>
              <w:i/>
            </w:rPr>
          </w:rPrChange>
        </w:rPr>
        <w:t>Genes and Development</w:t>
      </w:r>
      <w:r w:rsidRPr="00F26248">
        <w:rPr>
          <w:rFonts w:ascii="Arial" w:hAnsi="Arial" w:cs="Arial"/>
          <w:sz w:val="18"/>
          <w:rPrChange w:id="1691" w:author="Richard Fitzpatrick" w:date="2019-04-26T13:28:00Z">
            <w:rPr>
              <w:rFonts w:ascii="Arial" w:hAnsi="Arial" w:cs="Arial"/>
            </w:rPr>
          </w:rPrChange>
        </w:rPr>
        <w:t>, 23(16), pp. 1910-1928.</w:t>
      </w:r>
    </w:p>
    <w:p w14:paraId="4ECCB630" w14:textId="77777777" w:rsidR="006E792D" w:rsidRPr="00F26248" w:rsidRDefault="006E792D">
      <w:pPr>
        <w:tabs>
          <w:tab w:val="left" w:pos="7974"/>
        </w:tabs>
        <w:jc w:val="both"/>
        <w:rPr>
          <w:rFonts w:ascii="Arial" w:hAnsi="Arial" w:cs="Arial"/>
          <w:sz w:val="18"/>
          <w:rPrChange w:id="1692" w:author="Richard Fitzpatrick" w:date="2019-04-26T13:28:00Z">
            <w:rPr>
              <w:rFonts w:ascii="Arial" w:hAnsi="Arial" w:cs="Arial"/>
            </w:rPr>
          </w:rPrChange>
        </w:rPr>
        <w:pPrChange w:id="1693" w:author="Richard Fitzpatrick" w:date="2019-04-26T13:28:00Z">
          <w:pPr>
            <w:tabs>
              <w:tab w:val="left" w:pos="7974"/>
            </w:tabs>
          </w:pPr>
        </w:pPrChange>
      </w:pPr>
      <w:r w:rsidRPr="00F26248">
        <w:rPr>
          <w:rFonts w:ascii="Arial" w:hAnsi="Arial" w:cs="Arial"/>
          <w:sz w:val="18"/>
          <w:rPrChange w:id="1694" w:author="Richard Fitzpatrick" w:date="2019-04-26T13:28:00Z">
            <w:rPr>
              <w:rFonts w:ascii="Arial" w:hAnsi="Arial" w:cs="Arial"/>
            </w:rPr>
          </w:rPrChange>
        </w:rPr>
        <w:t xml:space="preserve">Chen Y., Yue S., Xie L., Pu X., </w:t>
      </w:r>
      <w:proofErr w:type="spellStart"/>
      <w:r w:rsidRPr="00F26248">
        <w:rPr>
          <w:rFonts w:ascii="Arial" w:hAnsi="Arial" w:cs="Arial"/>
          <w:sz w:val="18"/>
          <w:rPrChange w:id="1695" w:author="Richard Fitzpatrick" w:date="2019-04-26T13:28:00Z">
            <w:rPr>
              <w:rFonts w:ascii="Arial" w:hAnsi="Arial" w:cs="Arial"/>
            </w:rPr>
          </w:rPrChange>
        </w:rPr>
        <w:t>Jin</w:t>
      </w:r>
      <w:proofErr w:type="spellEnd"/>
      <w:r w:rsidRPr="00F26248">
        <w:rPr>
          <w:rFonts w:ascii="Arial" w:hAnsi="Arial" w:cs="Arial"/>
          <w:sz w:val="18"/>
          <w:rPrChange w:id="1696" w:author="Richard Fitzpatrick" w:date="2019-04-26T13:28:00Z">
            <w:rPr>
              <w:rFonts w:ascii="Arial" w:hAnsi="Arial" w:cs="Arial"/>
            </w:rPr>
          </w:rPrChange>
        </w:rPr>
        <w:t xml:space="preserve"> T. and Cheng S. (2011a) ‘Dual Phosphorylation of suppressor of fused (</w:t>
      </w:r>
      <w:proofErr w:type="spellStart"/>
      <w:r w:rsidRPr="00F26248">
        <w:rPr>
          <w:rFonts w:ascii="Arial" w:hAnsi="Arial" w:cs="Arial"/>
          <w:sz w:val="18"/>
          <w:rPrChange w:id="1697" w:author="Richard Fitzpatrick" w:date="2019-04-26T13:28:00Z">
            <w:rPr>
              <w:rFonts w:ascii="Arial" w:hAnsi="Arial" w:cs="Arial"/>
            </w:rPr>
          </w:rPrChange>
        </w:rPr>
        <w:t>Sufu</w:t>
      </w:r>
      <w:proofErr w:type="spellEnd"/>
      <w:r w:rsidRPr="00F26248">
        <w:rPr>
          <w:rFonts w:ascii="Arial" w:hAnsi="Arial" w:cs="Arial"/>
          <w:sz w:val="18"/>
          <w:rPrChange w:id="1698" w:author="Richard Fitzpatrick" w:date="2019-04-26T13:28:00Z">
            <w:rPr>
              <w:rFonts w:ascii="Arial" w:hAnsi="Arial" w:cs="Arial"/>
            </w:rPr>
          </w:rPrChange>
        </w:rPr>
        <w:t xml:space="preserve">) by PKA and GSK3beta regulates its stability and localization in the primary cilium’, </w:t>
      </w:r>
      <w:r w:rsidRPr="00F26248">
        <w:rPr>
          <w:rFonts w:ascii="Arial" w:hAnsi="Arial" w:cs="Arial"/>
          <w:i/>
          <w:sz w:val="18"/>
          <w:rPrChange w:id="1699" w:author="Richard Fitzpatrick" w:date="2019-04-26T13:28:00Z">
            <w:rPr>
              <w:rFonts w:ascii="Arial" w:hAnsi="Arial" w:cs="Arial"/>
              <w:i/>
            </w:rPr>
          </w:rPrChange>
        </w:rPr>
        <w:t xml:space="preserve">The </w:t>
      </w:r>
      <w:r w:rsidRPr="00F26248">
        <w:rPr>
          <w:rFonts w:ascii="Arial" w:hAnsi="Arial" w:cs="Arial"/>
          <w:i/>
          <w:sz w:val="18"/>
          <w:rPrChange w:id="1700" w:author="Richard Fitzpatrick" w:date="2019-04-26T13:28:00Z">
            <w:rPr>
              <w:rFonts w:ascii="Arial" w:hAnsi="Arial" w:cs="Arial"/>
              <w:i/>
            </w:rPr>
          </w:rPrChange>
        </w:rPr>
        <w:t>Journal of Biological Chemistry</w:t>
      </w:r>
      <w:r w:rsidRPr="00F26248">
        <w:rPr>
          <w:rFonts w:ascii="Arial" w:hAnsi="Arial" w:cs="Arial"/>
          <w:sz w:val="18"/>
          <w:rPrChange w:id="1701" w:author="Richard Fitzpatrick" w:date="2019-04-26T13:28:00Z">
            <w:rPr>
              <w:rFonts w:ascii="Arial" w:hAnsi="Arial" w:cs="Arial"/>
            </w:rPr>
          </w:rPrChange>
        </w:rPr>
        <w:t>, 286(15), pp. 13502-13511.</w:t>
      </w:r>
    </w:p>
    <w:p w14:paraId="1E7633FE" w14:textId="77777777" w:rsidR="006E792D" w:rsidRPr="00F26248" w:rsidRDefault="006E792D">
      <w:pPr>
        <w:tabs>
          <w:tab w:val="left" w:pos="7974"/>
        </w:tabs>
        <w:jc w:val="both"/>
        <w:rPr>
          <w:rFonts w:ascii="Arial" w:hAnsi="Arial" w:cs="Arial"/>
          <w:sz w:val="18"/>
          <w:rPrChange w:id="1702" w:author="Richard Fitzpatrick" w:date="2019-04-26T13:28:00Z">
            <w:rPr>
              <w:rFonts w:ascii="Arial" w:hAnsi="Arial" w:cs="Arial"/>
            </w:rPr>
          </w:rPrChange>
        </w:rPr>
        <w:pPrChange w:id="1703" w:author="Richard Fitzpatrick" w:date="2019-04-26T13:28:00Z">
          <w:pPr>
            <w:tabs>
              <w:tab w:val="left" w:pos="7974"/>
            </w:tabs>
          </w:pPr>
        </w:pPrChange>
      </w:pPr>
      <w:r w:rsidRPr="00F26248">
        <w:rPr>
          <w:rFonts w:ascii="Arial" w:hAnsi="Arial" w:cs="Arial"/>
          <w:sz w:val="18"/>
          <w:rPrChange w:id="1704" w:author="Richard Fitzpatrick" w:date="2019-04-26T13:28:00Z">
            <w:rPr>
              <w:rFonts w:ascii="Arial" w:hAnsi="Arial" w:cs="Arial"/>
            </w:rPr>
          </w:rPrChange>
        </w:rPr>
        <w:t xml:space="preserve">Chen Y., Sasai N., Ma G., Yue T., Jia J., Briscoe J and Jiang J. (2011b) ‘Sonic Hedgehog dependent phosphorylation by CK1alpha and GRK2 is required for ciliary accumulation and activation of smoothened’, </w:t>
      </w:r>
      <w:r w:rsidRPr="00F26248">
        <w:rPr>
          <w:rFonts w:ascii="Arial" w:hAnsi="Arial" w:cs="Arial"/>
          <w:i/>
          <w:sz w:val="18"/>
          <w:rPrChange w:id="1705" w:author="Richard Fitzpatrick" w:date="2019-04-26T13:28:00Z">
            <w:rPr>
              <w:rFonts w:ascii="Arial" w:hAnsi="Arial" w:cs="Arial"/>
              <w:i/>
            </w:rPr>
          </w:rPrChange>
        </w:rPr>
        <w:t>PLoS Biology</w:t>
      </w:r>
      <w:r w:rsidRPr="00F26248">
        <w:rPr>
          <w:rFonts w:ascii="Arial" w:hAnsi="Arial" w:cs="Arial"/>
          <w:sz w:val="18"/>
          <w:rPrChange w:id="1706" w:author="Richard Fitzpatrick" w:date="2019-04-26T13:28:00Z">
            <w:rPr>
              <w:rFonts w:ascii="Arial" w:hAnsi="Arial" w:cs="Arial"/>
            </w:rPr>
          </w:rPrChange>
        </w:rPr>
        <w:t>, 9.</w:t>
      </w:r>
    </w:p>
    <w:p w14:paraId="37B567F9" w14:textId="77777777" w:rsidR="006E792D" w:rsidRPr="00F26248" w:rsidRDefault="006E792D">
      <w:pPr>
        <w:tabs>
          <w:tab w:val="left" w:pos="7974"/>
        </w:tabs>
        <w:jc w:val="both"/>
        <w:rPr>
          <w:rFonts w:ascii="Arial" w:hAnsi="Arial" w:cs="Arial"/>
          <w:sz w:val="18"/>
          <w:rPrChange w:id="1707" w:author="Richard Fitzpatrick" w:date="2019-04-26T13:28:00Z">
            <w:rPr>
              <w:rFonts w:ascii="Arial" w:hAnsi="Arial" w:cs="Arial"/>
            </w:rPr>
          </w:rPrChange>
        </w:rPr>
        <w:pPrChange w:id="1708" w:author="Richard Fitzpatrick" w:date="2019-04-26T13:28:00Z">
          <w:pPr>
            <w:tabs>
              <w:tab w:val="left" w:pos="7974"/>
            </w:tabs>
          </w:pPr>
        </w:pPrChange>
      </w:pPr>
      <w:r w:rsidRPr="00F26248">
        <w:rPr>
          <w:rFonts w:ascii="Arial" w:hAnsi="Arial" w:cs="Arial"/>
          <w:sz w:val="18"/>
          <w:rPrChange w:id="1709" w:author="Richard Fitzpatrick" w:date="2019-04-26T13:28:00Z">
            <w:rPr>
              <w:rFonts w:ascii="Arial" w:hAnsi="Arial" w:cs="Arial"/>
            </w:rPr>
          </w:rPrChange>
        </w:rPr>
        <w:t xml:space="preserve">Cheung H., Zhang X., Ribeiro A., Mo R., Makino S., </w:t>
      </w:r>
      <w:proofErr w:type="spellStart"/>
      <w:r w:rsidRPr="00F26248">
        <w:rPr>
          <w:rFonts w:ascii="Arial" w:hAnsi="Arial" w:cs="Arial"/>
          <w:sz w:val="18"/>
          <w:rPrChange w:id="1710" w:author="Richard Fitzpatrick" w:date="2019-04-26T13:28:00Z">
            <w:rPr>
              <w:rFonts w:ascii="Arial" w:hAnsi="Arial" w:cs="Arial"/>
            </w:rPr>
          </w:rPrChange>
        </w:rPr>
        <w:t>Puviindran</w:t>
      </w:r>
      <w:proofErr w:type="spellEnd"/>
      <w:r w:rsidRPr="00F26248">
        <w:rPr>
          <w:rFonts w:ascii="Arial" w:hAnsi="Arial" w:cs="Arial"/>
          <w:sz w:val="18"/>
          <w:rPrChange w:id="1711" w:author="Richard Fitzpatrick" w:date="2019-04-26T13:28:00Z">
            <w:rPr>
              <w:rFonts w:ascii="Arial" w:hAnsi="Arial" w:cs="Arial"/>
            </w:rPr>
          </w:rPrChange>
        </w:rPr>
        <w:t xml:space="preserve"> V, Law K et al. (2009) ‘The kinesin protein Kif7 is a critical regulator of </w:t>
      </w:r>
      <w:proofErr w:type="spellStart"/>
      <w:r w:rsidRPr="00F26248">
        <w:rPr>
          <w:rFonts w:ascii="Arial" w:hAnsi="Arial" w:cs="Arial"/>
          <w:sz w:val="18"/>
          <w:rPrChange w:id="1712" w:author="Richard Fitzpatrick" w:date="2019-04-26T13:28:00Z">
            <w:rPr>
              <w:rFonts w:ascii="Arial" w:hAnsi="Arial" w:cs="Arial"/>
            </w:rPr>
          </w:rPrChange>
        </w:rPr>
        <w:t>gli</w:t>
      </w:r>
      <w:proofErr w:type="spellEnd"/>
      <w:r w:rsidRPr="00F26248">
        <w:rPr>
          <w:rFonts w:ascii="Arial" w:hAnsi="Arial" w:cs="Arial"/>
          <w:sz w:val="18"/>
          <w:rPrChange w:id="1713" w:author="Richard Fitzpatrick" w:date="2019-04-26T13:28:00Z">
            <w:rPr>
              <w:rFonts w:ascii="Arial" w:hAnsi="Arial" w:cs="Arial"/>
            </w:rPr>
          </w:rPrChange>
        </w:rPr>
        <w:t xml:space="preserve"> transcription factors in mammalian hedgehog </w:t>
      </w:r>
      <w:proofErr w:type="spellStart"/>
      <w:r w:rsidRPr="00F26248">
        <w:rPr>
          <w:rFonts w:ascii="Arial" w:hAnsi="Arial" w:cs="Arial"/>
          <w:sz w:val="18"/>
          <w:rPrChange w:id="1714" w:author="Richard Fitzpatrick" w:date="2019-04-26T13:28:00Z">
            <w:rPr>
              <w:rFonts w:ascii="Arial" w:hAnsi="Arial" w:cs="Arial"/>
            </w:rPr>
          </w:rPrChange>
        </w:rPr>
        <w:t>signaling</w:t>
      </w:r>
      <w:proofErr w:type="spellEnd"/>
      <w:r w:rsidRPr="00F26248">
        <w:rPr>
          <w:rFonts w:ascii="Arial" w:hAnsi="Arial" w:cs="Arial"/>
          <w:sz w:val="18"/>
          <w:rPrChange w:id="1715" w:author="Richard Fitzpatrick" w:date="2019-04-26T13:28:00Z">
            <w:rPr>
              <w:rFonts w:ascii="Arial" w:hAnsi="Arial" w:cs="Arial"/>
            </w:rPr>
          </w:rPrChange>
        </w:rPr>
        <w:t xml:space="preserve">’, </w:t>
      </w:r>
      <w:r w:rsidRPr="00F26248">
        <w:rPr>
          <w:rFonts w:ascii="Arial" w:hAnsi="Arial" w:cs="Arial"/>
          <w:i/>
          <w:sz w:val="18"/>
          <w:rPrChange w:id="1716" w:author="Richard Fitzpatrick" w:date="2019-04-26T13:28:00Z">
            <w:rPr>
              <w:rFonts w:ascii="Arial" w:hAnsi="Arial" w:cs="Arial"/>
              <w:i/>
            </w:rPr>
          </w:rPrChange>
        </w:rPr>
        <w:t>Science Signalling</w:t>
      </w:r>
      <w:r w:rsidRPr="00F26248">
        <w:rPr>
          <w:rFonts w:ascii="Arial" w:hAnsi="Arial" w:cs="Arial"/>
          <w:sz w:val="18"/>
          <w:rPrChange w:id="1717" w:author="Richard Fitzpatrick" w:date="2019-04-26T13:28:00Z">
            <w:rPr>
              <w:rFonts w:ascii="Arial" w:hAnsi="Arial" w:cs="Arial"/>
            </w:rPr>
          </w:rPrChange>
        </w:rPr>
        <w:t>, 2(76), pp. 29.</w:t>
      </w:r>
    </w:p>
    <w:p w14:paraId="456286FC" w14:textId="77777777" w:rsidR="006E792D" w:rsidRPr="00F26248" w:rsidRDefault="006E792D">
      <w:pPr>
        <w:tabs>
          <w:tab w:val="left" w:pos="7974"/>
        </w:tabs>
        <w:jc w:val="both"/>
        <w:rPr>
          <w:rFonts w:ascii="Arial" w:hAnsi="Arial" w:cs="Arial"/>
          <w:sz w:val="18"/>
          <w:rPrChange w:id="1718" w:author="Richard Fitzpatrick" w:date="2019-04-26T13:28:00Z">
            <w:rPr>
              <w:rFonts w:ascii="Arial" w:hAnsi="Arial" w:cs="Arial"/>
            </w:rPr>
          </w:rPrChange>
        </w:rPr>
        <w:pPrChange w:id="1719" w:author="Richard Fitzpatrick" w:date="2019-04-26T13:28:00Z">
          <w:pPr>
            <w:tabs>
              <w:tab w:val="left" w:pos="7974"/>
            </w:tabs>
          </w:pPr>
        </w:pPrChange>
      </w:pPr>
      <w:r w:rsidRPr="00F26248">
        <w:rPr>
          <w:rFonts w:ascii="Arial" w:hAnsi="Arial" w:cs="Arial"/>
          <w:sz w:val="18"/>
          <w:rPrChange w:id="1720" w:author="Richard Fitzpatrick" w:date="2019-04-26T13:28:00Z">
            <w:rPr>
              <w:rFonts w:ascii="Arial" w:hAnsi="Arial" w:cs="Arial"/>
            </w:rPr>
          </w:rPrChange>
        </w:rPr>
        <w:t xml:space="preserve">Cohen M. Page K.M., Perez-Carrasco R., Barnes C.P. and Briscoe J. (2014) ‘A theoretical framework for the regulation of Shh morphogen-controlled gene expression’, </w:t>
      </w:r>
      <w:r w:rsidRPr="00F26248">
        <w:rPr>
          <w:rFonts w:ascii="Arial" w:hAnsi="Arial" w:cs="Arial"/>
          <w:i/>
          <w:sz w:val="18"/>
          <w:rPrChange w:id="1721" w:author="Richard Fitzpatrick" w:date="2019-04-26T13:28:00Z">
            <w:rPr>
              <w:rFonts w:ascii="Arial" w:hAnsi="Arial" w:cs="Arial"/>
              <w:i/>
            </w:rPr>
          </w:rPrChange>
        </w:rPr>
        <w:t>Development</w:t>
      </w:r>
      <w:r w:rsidRPr="00F26248">
        <w:rPr>
          <w:rFonts w:ascii="Arial" w:hAnsi="Arial" w:cs="Arial"/>
          <w:sz w:val="18"/>
          <w:rPrChange w:id="1722" w:author="Richard Fitzpatrick" w:date="2019-04-26T13:28:00Z">
            <w:rPr>
              <w:rFonts w:ascii="Arial" w:hAnsi="Arial" w:cs="Arial"/>
            </w:rPr>
          </w:rPrChange>
        </w:rPr>
        <w:t>, 141(20), pp. 3868-3878.</w:t>
      </w:r>
    </w:p>
    <w:p w14:paraId="6FE14EFB" w14:textId="77777777" w:rsidR="006E792D" w:rsidRPr="00F26248" w:rsidRDefault="006E792D">
      <w:pPr>
        <w:tabs>
          <w:tab w:val="left" w:pos="7974"/>
        </w:tabs>
        <w:jc w:val="both"/>
        <w:rPr>
          <w:rFonts w:ascii="Arial" w:hAnsi="Arial" w:cs="Arial"/>
          <w:sz w:val="18"/>
          <w:rPrChange w:id="1723" w:author="Richard Fitzpatrick" w:date="2019-04-26T13:28:00Z">
            <w:rPr>
              <w:rFonts w:ascii="Arial" w:hAnsi="Arial" w:cs="Arial"/>
            </w:rPr>
          </w:rPrChange>
        </w:rPr>
        <w:pPrChange w:id="1724" w:author="Richard Fitzpatrick" w:date="2019-04-26T13:28:00Z">
          <w:pPr>
            <w:tabs>
              <w:tab w:val="left" w:pos="7974"/>
            </w:tabs>
          </w:pPr>
        </w:pPrChange>
      </w:pPr>
      <w:r w:rsidRPr="00F26248">
        <w:rPr>
          <w:rFonts w:ascii="Arial" w:hAnsi="Arial" w:cs="Arial"/>
          <w:sz w:val="18"/>
          <w:rPrChange w:id="1725" w:author="Richard Fitzpatrick" w:date="2019-04-26T13:28:00Z">
            <w:rPr>
              <w:rFonts w:ascii="Arial" w:hAnsi="Arial" w:cs="Arial"/>
            </w:rPr>
          </w:rPrChange>
        </w:rPr>
        <w:t xml:space="preserve">Coulombe J., </w:t>
      </w:r>
      <w:proofErr w:type="spellStart"/>
      <w:r w:rsidRPr="00F26248">
        <w:rPr>
          <w:rFonts w:ascii="Arial" w:hAnsi="Arial" w:cs="Arial"/>
          <w:sz w:val="18"/>
          <w:rPrChange w:id="1726" w:author="Richard Fitzpatrick" w:date="2019-04-26T13:28:00Z">
            <w:rPr>
              <w:rFonts w:ascii="Arial" w:hAnsi="Arial" w:cs="Arial"/>
            </w:rPr>
          </w:rPrChange>
        </w:rPr>
        <w:t>Traiffort</w:t>
      </w:r>
      <w:proofErr w:type="spellEnd"/>
      <w:r w:rsidRPr="00F26248">
        <w:rPr>
          <w:rFonts w:ascii="Arial" w:hAnsi="Arial" w:cs="Arial"/>
          <w:sz w:val="18"/>
          <w:rPrChange w:id="1727" w:author="Richard Fitzpatrick" w:date="2019-04-26T13:28:00Z">
            <w:rPr>
              <w:rFonts w:ascii="Arial" w:hAnsi="Arial" w:cs="Arial"/>
            </w:rPr>
          </w:rPrChange>
        </w:rPr>
        <w:t xml:space="preserve"> E., </w:t>
      </w:r>
      <w:proofErr w:type="spellStart"/>
      <w:r w:rsidRPr="00F26248">
        <w:rPr>
          <w:rFonts w:ascii="Arial" w:hAnsi="Arial" w:cs="Arial"/>
          <w:sz w:val="18"/>
          <w:rPrChange w:id="1728" w:author="Richard Fitzpatrick" w:date="2019-04-26T13:28:00Z">
            <w:rPr>
              <w:rFonts w:ascii="Arial" w:hAnsi="Arial" w:cs="Arial"/>
            </w:rPr>
          </w:rPrChange>
        </w:rPr>
        <w:t>Loulier</w:t>
      </w:r>
      <w:proofErr w:type="spellEnd"/>
      <w:r w:rsidRPr="00F26248">
        <w:rPr>
          <w:rFonts w:ascii="Arial" w:hAnsi="Arial" w:cs="Arial"/>
          <w:sz w:val="18"/>
          <w:rPrChange w:id="1729" w:author="Richard Fitzpatrick" w:date="2019-04-26T13:28:00Z">
            <w:rPr>
              <w:rFonts w:ascii="Arial" w:hAnsi="Arial" w:cs="Arial"/>
            </w:rPr>
          </w:rPrChange>
        </w:rPr>
        <w:t xml:space="preserve"> K., Faure H and </w:t>
      </w:r>
      <w:proofErr w:type="spellStart"/>
      <w:r w:rsidRPr="00F26248">
        <w:rPr>
          <w:rFonts w:ascii="Arial" w:hAnsi="Arial" w:cs="Arial"/>
          <w:sz w:val="18"/>
          <w:rPrChange w:id="1730" w:author="Richard Fitzpatrick" w:date="2019-04-26T13:28:00Z">
            <w:rPr>
              <w:rFonts w:ascii="Arial" w:hAnsi="Arial" w:cs="Arial"/>
            </w:rPr>
          </w:rPrChange>
        </w:rPr>
        <w:t>Ruat</w:t>
      </w:r>
      <w:proofErr w:type="spellEnd"/>
      <w:r w:rsidRPr="00F26248">
        <w:rPr>
          <w:rFonts w:ascii="Arial" w:hAnsi="Arial" w:cs="Arial"/>
          <w:sz w:val="18"/>
          <w:rPrChange w:id="1731" w:author="Richard Fitzpatrick" w:date="2019-04-26T13:28:00Z">
            <w:rPr>
              <w:rFonts w:ascii="Arial" w:hAnsi="Arial" w:cs="Arial"/>
            </w:rPr>
          </w:rPrChange>
        </w:rPr>
        <w:t xml:space="preserve"> M. (2004) ‘Hedgehog interacting protein in the mature brain: membrane-associated and soluble forms’, </w:t>
      </w:r>
      <w:r w:rsidRPr="00F26248">
        <w:rPr>
          <w:rFonts w:ascii="Arial" w:hAnsi="Arial" w:cs="Arial"/>
          <w:i/>
          <w:sz w:val="18"/>
          <w:rPrChange w:id="1732" w:author="Richard Fitzpatrick" w:date="2019-04-26T13:28:00Z">
            <w:rPr>
              <w:rFonts w:ascii="Arial" w:hAnsi="Arial" w:cs="Arial"/>
              <w:i/>
            </w:rPr>
          </w:rPrChange>
        </w:rPr>
        <w:t>Molecular and Cellular Neuroscience</w:t>
      </w:r>
      <w:r w:rsidRPr="00F26248">
        <w:rPr>
          <w:rFonts w:ascii="Arial" w:hAnsi="Arial" w:cs="Arial"/>
          <w:sz w:val="18"/>
          <w:rPrChange w:id="1733" w:author="Richard Fitzpatrick" w:date="2019-04-26T13:28:00Z">
            <w:rPr>
              <w:rFonts w:ascii="Arial" w:hAnsi="Arial" w:cs="Arial"/>
            </w:rPr>
          </w:rPrChange>
        </w:rPr>
        <w:t>, 25(2), pp. 323-333.</w:t>
      </w:r>
    </w:p>
    <w:p w14:paraId="319FE06E" w14:textId="77777777" w:rsidR="006E792D" w:rsidRPr="00F26248" w:rsidRDefault="006E792D">
      <w:pPr>
        <w:tabs>
          <w:tab w:val="left" w:pos="7974"/>
        </w:tabs>
        <w:jc w:val="both"/>
        <w:rPr>
          <w:rFonts w:ascii="Arial" w:hAnsi="Arial" w:cs="Arial"/>
          <w:sz w:val="18"/>
          <w:rPrChange w:id="1734" w:author="Richard Fitzpatrick" w:date="2019-04-26T13:28:00Z">
            <w:rPr>
              <w:rFonts w:ascii="Arial" w:hAnsi="Arial" w:cs="Arial"/>
            </w:rPr>
          </w:rPrChange>
        </w:rPr>
        <w:pPrChange w:id="1735" w:author="Richard Fitzpatrick" w:date="2019-04-26T13:28:00Z">
          <w:pPr>
            <w:tabs>
              <w:tab w:val="left" w:pos="7974"/>
            </w:tabs>
          </w:pPr>
        </w:pPrChange>
      </w:pPr>
      <w:proofErr w:type="spellStart"/>
      <w:r w:rsidRPr="00F26248">
        <w:rPr>
          <w:rFonts w:ascii="Arial" w:hAnsi="Arial" w:cs="Arial"/>
          <w:sz w:val="18"/>
          <w:rPrChange w:id="1736" w:author="Richard Fitzpatrick" w:date="2019-04-26T13:28:00Z">
            <w:rPr>
              <w:rFonts w:ascii="Arial" w:hAnsi="Arial" w:cs="Arial"/>
            </w:rPr>
          </w:rPrChange>
        </w:rPr>
        <w:t>Ellenbroek</w:t>
      </w:r>
      <w:proofErr w:type="spellEnd"/>
      <w:r w:rsidRPr="00F26248">
        <w:rPr>
          <w:rFonts w:ascii="Arial" w:hAnsi="Arial" w:cs="Arial"/>
          <w:sz w:val="18"/>
          <w:rPrChange w:id="1737" w:author="Richard Fitzpatrick" w:date="2019-04-26T13:28:00Z">
            <w:rPr>
              <w:rFonts w:ascii="Arial" w:hAnsi="Arial" w:cs="Arial"/>
            </w:rPr>
          </w:rPrChange>
        </w:rPr>
        <w:t xml:space="preserve"> B. and </w:t>
      </w:r>
      <w:proofErr w:type="spellStart"/>
      <w:r w:rsidRPr="00F26248">
        <w:rPr>
          <w:rFonts w:ascii="Arial" w:hAnsi="Arial" w:cs="Arial"/>
          <w:sz w:val="18"/>
          <w:rPrChange w:id="1738" w:author="Richard Fitzpatrick" w:date="2019-04-26T13:28:00Z">
            <w:rPr>
              <w:rFonts w:ascii="Arial" w:hAnsi="Arial" w:cs="Arial"/>
            </w:rPr>
          </w:rPrChange>
        </w:rPr>
        <w:t>Youn</w:t>
      </w:r>
      <w:proofErr w:type="spellEnd"/>
      <w:r w:rsidRPr="00F26248">
        <w:rPr>
          <w:rFonts w:ascii="Arial" w:hAnsi="Arial" w:cs="Arial"/>
          <w:sz w:val="18"/>
          <w:rPrChange w:id="1739" w:author="Richard Fitzpatrick" w:date="2019-04-26T13:28:00Z">
            <w:rPr>
              <w:rFonts w:ascii="Arial" w:hAnsi="Arial" w:cs="Arial"/>
            </w:rPr>
          </w:rPrChange>
        </w:rPr>
        <w:t xml:space="preserve"> J. (2016) ‘Rodent models in neuroscience research: is it a rat race?’ </w:t>
      </w:r>
      <w:r w:rsidRPr="00F26248">
        <w:rPr>
          <w:rFonts w:ascii="Arial" w:hAnsi="Arial" w:cs="Arial"/>
          <w:i/>
          <w:sz w:val="18"/>
          <w:rPrChange w:id="1740" w:author="Richard Fitzpatrick" w:date="2019-04-26T13:28:00Z">
            <w:rPr>
              <w:rFonts w:ascii="Arial" w:hAnsi="Arial" w:cs="Arial"/>
              <w:i/>
            </w:rPr>
          </w:rPrChange>
        </w:rPr>
        <w:t>Disease Models and Mechanisms</w:t>
      </w:r>
      <w:r w:rsidRPr="00F26248">
        <w:rPr>
          <w:rFonts w:ascii="Arial" w:hAnsi="Arial" w:cs="Arial"/>
          <w:sz w:val="18"/>
          <w:rPrChange w:id="1741" w:author="Richard Fitzpatrick" w:date="2019-04-26T13:28:00Z">
            <w:rPr>
              <w:rFonts w:ascii="Arial" w:hAnsi="Arial" w:cs="Arial"/>
            </w:rPr>
          </w:rPrChange>
        </w:rPr>
        <w:t>, 9(10), pp. 1079-1087.</w:t>
      </w:r>
    </w:p>
    <w:p w14:paraId="5D71AF81" w14:textId="77777777" w:rsidR="006E792D" w:rsidRPr="00F26248" w:rsidRDefault="006E792D">
      <w:pPr>
        <w:tabs>
          <w:tab w:val="left" w:pos="7974"/>
        </w:tabs>
        <w:jc w:val="both"/>
        <w:rPr>
          <w:rFonts w:ascii="Arial" w:hAnsi="Arial" w:cs="Arial"/>
          <w:sz w:val="18"/>
          <w:rPrChange w:id="1742" w:author="Richard Fitzpatrick" w:date="2019-04-26T13:28:00Z">
            <w:rPr>
              <w:rFonts w:ascii="Arial" w:hAnsi="Arial" w:cs="Arial"/>
            </w:rPr>
          </w:rPrChange>
        </w:rPr>
        <w:pPrChange w:id="1743" w:author="Richard Fitzpatrick" w:date="2019-04-26T13:28:00Z">
          <w:pPr>
            <w:tabs>
              <w:tab w:val="left" w:pos="7974"/>
            </w:tabs>
          </w:pPr>
        </w:pPrChange>
      </w:pPr>
      <w:r w:rsidRPr="00F26248">
        <w:rPr>
          <w:rFonts w:ascii="Arial" w:hAnsi="Arial" w:cs="Arial"/>
          <w:sz w:val="18"/>
          <w:rPrChange w:id="1744" w:author="Richard Fitzpatrick" w:date="2019-04-26T13:28:00Z">
            <w:rPr>
              <w:rFonts w:ascii="Arial" w:hAnsi="Arial" w:cs="Arial"/>
            </w:rPr>
          </w:rPrChange>
        </w:rPr>
        <w:t xml:space="preserve">Feng S., Ma S., Jia C., Su Y., Yang S., Zhou K., Liu Y. et al. (2016) ‘Sonic hedgehog is a regulator of extracellular glutamate levels and epilepsy’, </w:t>
      </w:r>
      <w:r w:rsidRPr="00F26248">
        <w:rPr>
          <w:rFonts w:ascii="Arial" w:hAnsi="Arial" w:cs="Arial"/>
          <w:i/>
          <w:sz w:val="18"/>
          <w:rPrChange w:id="1745" w:author="Richard Fitzpatrick" w:date="2019-04-26T13:28:00Z">
            <w:rPr>
              <w:rFonts w:ascii="Arial" w:hAnsi="Arial" w:cs="Arial"/>
              <w:i/>
            </w:rPr>
          </w:rPrChange>
        </w:rPr>
        <w:t>EMBO Reports</w:t>
      </w:r>
      <w:r w:rsidRPr="00F26248">
        <w:rPr>
          <w:rFonts w:ascii="Arial" w:hAnsi="Arial" w:cs="Arial"/>
          <w:sz w:val="18"/>
          <w:rPrChange w:id="1746" w:author="Richard Fitzpatrick" w:date="2019-04-26T13:28:00Z">
            <w:rPr>
              <w:rFonts w:ascii="Arial" w:hAnsi="Arial" w:cs="Arial"/>
            </w:rPr>
          </w:rPrChange>
        </w:rPr>
        <w:t>, 17(7), pp. 682-694.</w:t>
      </w:r>
    </w:p>
    <w:p w14:paraId="6D66D601" w14:textId="77777777" w:rsidR="006E792D" w:rsidRPr="00F26248" w:rsidRDefault="006E792D">
      <w:pPr>
        <w:tabs>
          <w:tab w:val="left" w:pos="7974"/>
        </w:tabs>
        <w:jc w:val="both"/>
        <w:rPr>
          <w:rFonts w:ascii="Arial" w:hAnsi="Arial" w:cs="Arial"/>
          <w:sz w:val="18"/>
          <w:rPrChange w:id="1747" w:author="Richard Fitzpatrick" w:date="2019-04-26T13:28:00Z">
            <w:rPr>
              <w:rFonts w:ascii="Arial" w:hAnsi="Arial" w:cs="Arial"/>
            </w:rPr>
          </w:rPrChange>
        </w:rPr>
        <w:pPrChange w:id="1748" w:author="Richard Fitzpatrick" w:date="2019-04-26T13:28:00Z">
          <w:pPr>
            <w:tabs>
              <w:tab w:val="left" w:pos="7974"/>
            </w:tabs>
          </w:pPr>
        </w:pPrChange>
      </w:pPr>
      <w:r w:rsidRPr="00F26248">
        <w:rPr>
          <w:rFonts w:ascii="Arial" w:hAnsi="Arial" w:cs="Arial"/>
          <w:sz w:val="18"/>
          <w:rPrChange w:id="1749" w:author="Richard Fitzpatrick" w:date="2019-04-26T13:28:00Z">
            <w:rPr>
              <w:rFonts w:ascii="Arial" w:hAnsi="Arial" w:cs="Arial"/>
            </w:rPr>
          </w:rPrChange>
        </w:rPr>
        <w:t>Ferrell J. and Ha S. (2014) ‘</w:t>
      </w:r>
      <w:proofErr w:type="spellStart"/>
      <w:r w:rsidRPr="00F26248">
        <w:rPr>
          <w:rFonts w:ascii="Arial" w:hAnsi="Arial" w:cs="Arial"/>
          <w:sz w:val="18"/>
          <w:rPrChange w:id="1750" w:author="Richard Fitzpatrick" w:date="2019-04-26T13:28:00Z">
            <w:rPr>
              <w:rFonts w:ascii="Arial" w:hAnsi="Arial" w:cs="Arial"/>
            </w:rPr>
          </w:rPrChange>
        </w:rPr>
        <w:t>Ultrasensitivity</w:t>
      </w:r>
      <w:proofErr w:type="spellEnd"/>
      <w:r w:rsidRPr="00F26248">
        <w:rPr>
          <w:rFonts w:ascii="Arial" w:hAnsi="Arial" w:cs="Arial"/>
          <w:sz w:val="18"/>
          <w:rPrChange w:id="1751" w:author="Richard Fitzpatrick" w:date="2019-04-26T13:28:00Z">
            <w:rPr>
              <w:rFonts w:ascii="Arial" w:hAnsi="Arial" w:cs="Arial"/>
            </w:rPr>
          </w:rPrChange>
        </w:rPr>
        <w:t xml:space="preserve"> part III: cascades, bistable switches, and oscillators’, </w:t>
      </w:r>
      <w:r w:rsidRPr="00F26248">
        <w:rPr>
          <w:rFonts w:ascii="Arial" w:hAnsi="Arial" w:cs="Arial"/>
          <w:i/>
          <w:sz w:val="18"/>
          <w:rPrChange w:id="1752" w:author="Richard Fitzpatrick" w:date="2019-04-26T13:28:00Z">
            <w:rPr>
              <w:rFonts w:ascii="Arial" w:hAnsi="Arial" w:cs="Arial"/>
              <w:i/>
            </w:rPr>
          </w:rPrChange>
        </w:rPr>
        <w:t>Trends in Biochemical Sciences</w:t>
      </w:r>
      <w:r w:rsidRPr="00F26248">
        <w:rPr>
          <w:rFonts w:ascii="Arial" w:hAnsi="Arial" w:cs="Arial"/>
          <w:sz w:val="18"/>
          <w:rPrChange w:id="1753" w:author="Richard Fitzpatrick" w:date="2019-04-26T13:28:00Z">
            <w:rPr>
              <w:rFonts w:ascii="Arial" w:hAnsi="Arial" w:cs="Arial"/>
            </w:rPr>
          </w:rPrChange>
        </w:rPr>
        <w:t>, 39(12), pp. 612-618.</w:t>
      </w:r>
    </w:p>
    <w:p w14:paraId="1D2CE505" w14:textId="77777777" w:rsidR="006E792D" w:rsidRPr="00F26248" w:rsidRDefault="006E792D">
      <w:pPr>
        <w:tabs>
          <w:tab w:val="left" w:pos="7974"/>
        </w:tabs>
        <w:jc w:val="both"/>
        <w:rPr>
          <w:rFonts w:ascii="Arial" w:hAnsi="Arial" w:cs="Arial"/>
          <w:sz w:val="18"/>
          <w:rPrChange w:id="1754" w:author="Richard Fitzpatrick" w:date="2019-04-26T13:28:00Z">
            <w:rPr>
              <w:rFonts w:ascii="Arial" w:hAnsi="Arial" w:cs="Arial"/>
            </w:rPr>
          </w:rPrChange>
        </w:rPr>
        <w:pPrChange w:id="1755" w:author="Richard Fitzpatrick" w:date="2019-04-26T13:28:00Z">
          <w:pPr>
            <w:tabs>
              <w:tab w:val="left" w:pos="7974"/>
            </w:tabs>
          </w:pPr>
        </w:pPrChange>
      </w:pPr>
      <w:r w:rsidRPr="00F26248">
        <w:rPr>
          <w:rFonts w:ascii="Arial" w:hAnsi="Arial" w:cs="Arial"/>
          <w:sz w:val="18"/>
          <w:rPrChange w:id="1756" w:author="Richard Fitzpatrick" w:date="2019-04-26T13:28:00Z">
            <w:rPr>
              <w:rFonts w:ascii="Arial" w:hAnsi="Arial" w:cs="Arial"/>
            </w:rPr>
          </w:rPrChange>
        </w:rPr>
        <w:t xml:space="preserve">French A.R. and </w:t>
      </w:r>
      <w:proofErr w:type="spellStart"/>
      <w:r w:rsidRPr="00F26248">
        <w:rPr>
          <w:rFonts w:ascii="Arial" w:hAnsi="Arial" w:cs="Arial"/>
          <w:sz w:val="18"/>
          <w:rPrChange w:id="1757" w:author="Richard Fitzpatrick" w:date="2019-04-26T13:28:00Z">
            <w:rPr>
              <w:rFonts w:ascii="Arial" w:hAnsi="Arial" w:cs="Arial"/>
            </w:rPr>
          </w:rPrChange>
        </w:rPr>
        <w:t>Lauffenburger</w:t>
      </w:r>
      <w:proofErr w:type="spellEnd"/>
      <w:r w:rsidRPr="00F26248">
        <w:rPr>
          <w:rFonts w:ascii="Arial" w:hAnsi="Arial" w:cs="Arial"/>
          <w:sz w:val="18"/>
          <w:rPrChange w:id="1758" w:author="Richard Fitzpatrick" w:date="2019-04-26T13:28:00Z">
            <w:rPr>
              <w:rFonts w:ascii="Arial" w:hAnsi="Arial" w:cs="Arial"/>
            </w:rPr>
          </w:rPrChange>
        </w:rPr>
        <w:t xml:space="preserve"> D.A. (1996) ‘Intracellular receptor/ligand sorting based on endosomal retention components’, </w:t>
      </w:r>
      <w:r w:rsidRPr="00F26248">
        <w:rPr>
          <w:rFonts w:ascii="Arial" w:hAnsi="Arial" w:cs="Arial"/>
          <w:i/>
          <w:sz w:val="18"/>
          <w:rPrChange w:id="1759" w:author="Richard Fitzpatrick" w:date="2019-04-26T13:28:00Z">
            <w:rPr>
              <w:rFonts w:ascii="Arial" w:hAnsi="Arial" w:cs="Arial"/>
              <w:i/>
            </w:rPr>
          </w:rPrChange>
        </w:rPr>
        <w:t>Biotechnology and Bioengineering</w:t>
      </w:r>
      <w:r w:rsidRPr="00F26248">
        <w:rPr>
          <w:rFonts w:ascii="Arial" w:hAnsi="Arial" w:cs="Arial"/>
          <w:sz w:val="18"/>
          <w:rPrChange w:id="1760" w:author="Richard Fitzpatrick" w:date="2019-04-26T13:28:00Z">
            <w:rPr>
              <w:rFonts w:ascii="Arial" w:hAnsi="Arial" w:cs="Arial"/>
            </w:rPr>
          </w:rPrChange>
        </w:rPr>
        <w:t>, 51(3), pp. 281-297.</w:t>
      </w:r>
    </w:p>
    <w:p w14:paraId="5E5A9FA5" w14:textId="77777777" w:rsidR="006E792D" w:rsidRPr="00F26248" w:rsidRDefault="006E792D">
      <w:pPr>
        <w:tabs>
          <w:tab w:val="left" w:pos="7974"/>
        </w:tabs>
        <w:jc w:val="both"/>
        <w:rPr>
          <w:rFonts w:ascii="Arial" w:hAnsi="Arial" w:cs="Arial"/>
          <w:sz w:val="18"/>
          <w:rPrChange w:id="1761" w:author="Richard Fitzpatrick" w:date="2019-04-26T13:28:00Z">
            <w:rPr>
              <w:rFonts w:ascii="Arial" w:hAnsi="Arial" w:cs="Arial"/>
            </w:rPr>
          </w:rPrChange>
        </w:rPr>
        <w:pPrChange w:id="1762" w:author="Richard Fitzpatrick" w:date="2019-04-26T13:28:00Z">
          <w:pPr>
            <w:tabs>
              <w:tab w:val="left" w:pos="7974"/>
            </w:tabs>
          </w:pPr>
        </w:pPrChange>
      </w:pPr>
      <w:r w:rsidRPr="00F26248">
        <w:rPr>
          <w:rFonts w:ascii="Arial" w:hAnsi="Arial" w:cs="Arial"/>
          <w:sz w:val="18"/>
          <w:rPrChange w:id="1763" w:author="Richard Fitzpatrick" w:date="2019-04-26T13:28:00Z">
            <w:rPr>
              <w:rFonts w:ascii="Arial" w:hAnsi="Arial" w:cs="Arial"/>
            </w:rPr>
          </w:rPrChange>
        </w:rPr>
        <w:t xml:space="preserve">Goetz S.C. and Anderson K.V. (2010) ‘The Primary Cilium: A Signalling Centre During Vertebrate Development’, </w:t>
      </w:r>
      <w:r w:rsidRPr="00F26248">
        <w:rPr>
          <w:rFonts w:ascii="Arial" w:hAnsi="Arial" w:cs="Arial"/>
          <w:i/>
          <w:sz w:val="18"/>
          <w:rPrChange w:id="1764" w:author="Richard Fitzpatrick" w:date="2019-04-26T13:28:00Z">
            <w:rPr>
              <w:rFonts w:ascii="Arial" w:hAnsi="Arial" w:cs="Arial"/>
              <w:i/>
            </w:rPr>
          </w:rPrChange>
        </w:rPr>
        <w:t>Nature Reviews Genetics</w:t>
      </w:r>
      <w:r w:rsidRPr="00F26248">
        <w:rPr>
          <w:rFonts w:ascii="Arial" w:hAnsi="Arial" w:cs="Arial"/>
          <w:sz w:val="18"/>
          <w:rPrChange w:id="1765" w:author="Richard Fitzpatrick" w:date="2019-04-26T13:28:00Z">
            <w:rPr>
              <w:rFonts w:ascii="Arial" w:hAnsi="Arial" w:cs="Arial"/>
            </w:rPr>
          </w:rPrChange>
        </w:rPr>
        <w:t>, 11(5), pp. 331.</w:t>
      </w:r>
    </w:p>
    <w:p w14:paraId="55AB6AEF" w14:textId="77777777" w:rsidR="006E792D" w:rsidRPr="00F26248" w:rsidRDefault="006E792D">
      <w:pPr>
        <w:tabs>
          <w:tab w:val="left" w:pos="7974"/>
        </w:tabs>
        <w:jc w:val="both"/>
        <w:rPr>
          <w:rFonts w:ascii="Arial" w:hAnsi="Arial" w:cs="Arial"/>
          <w:sz w:val="18"/>
          <w:rPrChange w:id="1766" w:author="Richard Fitzpatrick" w:date="2019-04-26T13:28:00Z">
            <w:rPr>
              <w:rFonts w:ascii="Arial" w:hAnsi="Arial" w:cs="Arial"/>
            </w:rPr>
          </w:rPrChange>
        </w:rPr>
        <w:pPrChange w:id="1767" w:author="Richard Fitzpatrick" w:date="2019-04-26T13:28:00Z">
          <w:pPr>
            <w:tabs>
              <w:tab w:val="left" w:pos="7974"/>
            </w:tabs>
          </w:pPr>
        </w:pPrChange>
      </w:pPr>
      <w:r w:rsidRPr="00F26248">
        <w:rPr>
          <w:rFonts w:ascii="Arial" w:hAnsi="Arial" w:cs="Arial"/>
          <w:sz w:val="18"/>
          <w:rPrChange w:id="1768" w:author="Richard Fitzpatrick" w:date="2019-04-26T13:28:00Z">
            <w:rPr>
              <w:rFonts w:ascii="Arial" w:hAnsi="Arial" w:cs="Arial"/>
            </w:rPr>
          </w:rPrChange>
        </w:rPr>
        <w:t xml:space="preserve">Han Y.M., Kang G.M., Byun K., Ko H.W., Kim J., Shin M. et al. (2014) ‘Leptin-promoted cilia assembly is critical for normal energy balance’, </w:t>
      </w:r>
      <w:r w:rsidRPr="00F26248">
        <w:rPr>
          <w:rFonts w:ascii="Arial" w:hAnsi="Arial" w:cs="Arial"/>
          <w:i/>
          <w:sz w:val="18"/>
          <w:rPrChange w:id="1769" w:author="Richard Fitzpatrick" w:date="2019-04-26T13:28:00Z">
            <w:rPr>
              <w:rFonts w:ascii="Arial" w:hAnsi="Arial" w:cs="Arial"/>
              <w:i/>
            </w:rPr>
          </w:rPrChange>
        </w:rPr>
        <w:t>Journal of Clinical Investigation</w:t>
      </w:r>
      <w:r w:rsidRPr="00F26248">
        <w:rPr>
          <w:rFonts w:ascii="Arial" w:hAnsi="Arial" w:cs="Arial"/>
          <w:sz w:val="18"/>
          <w:rPrChange w:id="1770" w:author="Richard Fitzpatrick" w:date="2019-04-26T13:28:00Z">
            <w:rPr>
              <w:rFonts w:ascii="Arial" w:hAnsi="Arial" w:cs="Arial"/>
            </w:rPr>
          </w:rPrChange>
        </w:rPr>
        <w:t>, 124(5), pp. 2193-2195.</w:t>
      </w:r>
    </w:p>
    <w:p w14:paraId="2C32458A" w14:textId="77777777" w:rsidR="006E792D" w:rsidRPr="00F26248" w:rsidRDefault="006E792D">
      <w:pPr>
        <w:tabs>
          <w:tab w:val="left" w:pos="7974"/>
        </w:tabs>
        <w:jc w:val="both"/>
        <w:rPr>
          <w:rFonts w:ascii="Arial" w:hAnsi="Arial" w:cs="Arial"/>
          <w:sz w:val="18"/>
          <w:rPrChange w:id="1771" w:author="Richard Fitzpatrick" w:date="2019-04-26T13:28:00Z">
            <w:rPr>
              <w:rFonts w:ascii="Arial" w:hAnsi="Arial" w:cs="Arial"/>
            </w:rPr>
          </w:rPrChange>
        </w:rPr>
        <w:pPrChange w:id="1772" w:author="Richard Fitzpatrick" w:date="2019-04-26T13:28:00Z">
          <w:pPr>
            <w:tabs>
              <w:tab w:val="left" w:pos="7974"/>
            </w:tabs>
          </w:pPr>
        </w:pPrChange>
      </w:pPr>
      <w:r w:rsidRPr="00F26248">
        <w:rPr>
          <w:rFonts w:ascii="Arial" w:hAnsi="Arial" w:cs="Arial"/>
          <w:sz w:val="18"/>
          <w:rPrChange w:id="1773" w:author="Richard Fitzpatrick" w:date="2019-04-26T13:28:00Z">
            <w:rPr>
              <w:rFonts w:ascii="Arial" w:hAnsi="Arial" w:cs="Arial"/>
            </w:rPr>
          </w:rPrChange>
        </w:rPr>
        <w:t xml:space="preserve">He M., Subramanian R., Bangs F., </w:t>
      </w:r>
      <w:proofErr w:type="spellStart"/>
      <w:r w:rsidRPr="00F26248">
        <w:rPr>
          <w:rFonts w:ascii="Arial" w:hAnsi="Arial" w:cs="Arial"/>
          <w:sz w:val="18"/>
          <w:rPrChange w:id="1774" w:author="Richard Fitzpatrick" w:date="2019-04-26T13:28:00Z">
            <w:rPr>
              <w:rFonts w:ascii="Arial" w:hAnsi="Arial" w:cs="Arial"/>
            </w:rPr>
          </w:rPrChange>
        </w:rPr>
        <w:t>Omelchenko</w:t>
      </w:r>
      <w:proofErr w:type="spellEnd"/>
      <w:r w:rsidRPr="00F26248">
        <w:rPr>
          <w:rFonts w:ascii="Arial" w:hAnsi="Arial" w:cs="Arial"/>
          <w:sz w:val="18"/>
          <w:rPrChange w:id="1775" w:author="Richard Fitzpatrick" w:date="2019-04-26T13:28:00Z">
            <w:rPr>
              <w:rFonts w:ascii="Arial" w:hAnsi="Arial" w:cs="Arial"/>
            </w:rPr>
          </w:rPrChange>
        </w:rPr>
        <w:t xml:space="preserve"> T., </w:t>
      </w:r>
      <w:proofErr w:type="spellStart"/>
      <w:r w:rsidRPr="00F26248">
        <w:rPr>
          <w:rFonts w:ascii="Arial" w:hAnsi="Arial" w:cs="Arial"/>
          <w:sz w:val="18"/>
          <w:rPrChange w:id="1776" w:author="Richard Fitzpatrick" w:date="2019-04-26T13:28:00Z">
            <w:rPr>
              <w:rFonts w:ascii="Arial" w:hAnsi="Arial" w:cs="Arial"/>
            </w:rPr>
          </w:rPrChange>
        </w:rPr>
        <w:t>Liem</w:t>
      </w:r>
      <w:proofErr w:type="spellEnd"/>
      <w:r w:rsidRPr="00F26248">
        <w:rPr>
          <w:rFonts w:ascii="Arial" w:hAnsi="Arial" w:cs="Arial"/>
          <w:sz w:val="18"/>
          <w:rPrChange w:id="1777" w:author="Richard Fitzpatrick" w:date="2019-04-26T13:28:00Z">
            <w:rPr>
              <w:rFonts w:ascii="Arial" w:hAnsi="Arial" w:cs="Arial"/>
            </w:rPr>
          </w:rPrChange>
        </w:rPr>
        <w:t xml:space="preserve"> K.F., Kapoor T.M. and Anderson K.V. (2014) ‘The Kinesin-4 Protein Kif7 Regulates Mammalian Hedgehog </w:t>
      </w:r>
      <w:proofErr w:type="spellStart"/>
      <w:r w:rsidRPr="00F26248">
        <w:rPr>
          <w:rFonts w:ascii="Arial" w:hAnsi="Arial" w:cs="Arial"/>
          <w:sz w:val="18"/>
          <w:rPrChange w:id="1778" w:author="Richard Fitzpatrick" w:date="2019-04-26T13:28:00Z">
            <w:rPr>
              <w:rFonts w:ascii="Arial" w:hAnsi="Arial" w:cs="Arial"/>
            </w:rPr>
          </w:rPrChange>
        </w:rPr>
        <w:t>Signaling</w:t>
      </w:r>
      <w:proofErr w:type="spellEnd"/>
      <w:r w:rsidRPr="00F26248">
        <w:rPr>
          <w:rFonts w:ascii="Arial" w:hAnsi="Arial" w:cs="Arial"/>
          <w:sz w:val="18"/>
          <w:rPrChange w:id="1779" w:author="Richard Fitzpatrick" w:date="2019-04-26T13:28:00Z">
            <w:rPr>
              <w:rFonts w:ascii="Arial" w:hAnsi="Arial" w:cs="Arial"/>
            </w:rPr>
          </w:rPrChange>
        </w:rPr>
        <w:t xml:space="preserve"> by Organizing the Cilia Tip Compartment’, </w:t>
      </w:r>
      <w:r w:rsidRPr="00F26248">
        <w:rPr>
          <w:rFonts w:ascii="Arial" w:hAnsi="Arial" w:cs="Arial"/>
          <w:i/>
          <w:sz w:val="18"/>
          <w:rPrChange w:id="1780" w:author="Richard Fitzpatrick" w:date="2019-04-26T13:28:00Z">
            <w:rPr>
              <w:rFonts w:ascii="Arial" w:hAnsi="Arial" w:cs="Arial"/>
              <w:i/>
            </w:rPr>
          </w:rPrChange>
        </w:rPr>
        <w:t>Nature Cell Biology</w:t>
      </w:r>
      <w:r w:rsidRPr="00F26248">
        <w:rPr>
          <w:rFonts w:ascii="Arial" w:hAnsi="Arial" w:cs="Arial"/>
          <w:sz w:val="18"/>
          <w:rPrChange w:id="1781" w:author="Richard Fitzpatrick" w:date="2019-04-26T13:28:00Z">
            <w:rPr>
              <w:rFonts w:ascii="Arial" w:hAnsi="Arial" w:cs="Arial"/>
            </w:rPr>
          </w:rPrChange>
        </w:rPr>
        <w:t>, 16, pp. 663-672.</w:t>
      </w:r>
    </w:p>
    <w:p w14:paraId="1FA29C7F" w14:textId="77777777" w:rsidR="006E792D" w:rsidRPr="00F26248" w:rsidRDefault="006E792D">
      <w:pPr>
        <w:tabs>
          <w:tab w:val="left" w:pos="7974"/>
        </w:tabs>
        <w:jc w:val="both"/>
        <w:rPr>
          <w:rFonts w:ascii="Arial" w:hAnsi="Arial" w:cs="Arial"/>
          <w:sz w:val="18"/>
          <w:rPrChange w:id="1782" w:author="Richard Fitzpatrick" w:date="2019-04-26T13:28:00Z">
            <w:rPr>
              <w:rFonts w:ascii="Arial" w:hAnsi="Arial" w:cs="Arial"/>
            </w:rPr>
          </w:rPrChange>
        </w:rPr>
        <w:pPrChange w:id="1783" w:author="Richard Fitzpatrick" w:date="2019-04-26T13:28:00Z">
          <w:pPr>
            <w:tabs>
              <w:tab w:val="left" w:pos="7974"/>
            </w:tabs>
          </w:pPr>
        </w:pPrChange>
      </w:pPr>
      <w:r w:rsidRPr="00F26248">
        <w:rPr>
          <w:rFonts w:ascii="Arial" w:hAnsi="Arial" w:cs="Arial"/>
          <w:sz w:val="18"/>
          <w:rPrChange w:id="1784" w:author="Richard Fitzpatrick" w:date="2019-04-26T13:28:00Z">
            <w:rPr>
              <w:rFonts w:ascii="Arial" w:hAnsi="Arial" w:cs="Arial"/>
            </w:rPr>
          </w:rPrChange>
        </w:rPr>
        <w:t xml:space="preserve">Hoops S., </w:t>
      </w:r>
      <w:proofErr w:type="spellStart"/>
      <w:r w:rsidRPr="00F26248">
        <w:rPr>
          <w:rFonts w:ascii="Arial" w:hAnsi="Arial" w:cs="Arial"/>
          <w:sz w:val="18"/>
          <w:rPrChange w:id="1785" w:author="Richard Fitzpatrick" w:date="2019-04-26T13:28:00Z">
            <w:rPr>
              <w:rFonts w:ascii="Arial" w:hAnsi="Arial" w:cs="Arial"/>
            </w:rPr>
          </w:rPrChange>
        </w:rPr>
        <w:t>Sahle</w:t>
      </w:r>
      <w:proofErr w:type="spellEnd"/>
      <w:r w:rsidRPr="00F26248">
        <w:rPr>
          <w:rFonts w:ascii="Arial" w:hAnsi="Arial" w:cs="Arial"/>
          <w:sz w:val="18"/>
          <w:rPrChange w:id="1786" w:author="Richard Fitzpatrick" w:date="2019-04-26T13:28:00Z">
            <w:rPr>
              <w:rFonts w:ascii="Arial" w:hAnsi="Arial" w:cs="Arial"/>
            </w:rPr>
          </w:rPrChange>
        </w:rPr>
        <w:t xml:space="preserve"> S., Gauges R., Lee C., </w:t>
      </w:r>
      <w:proofErr w:type="spellStart"/>
      <w:r w:rsidRPr="00F26248">
        <w:rPr>
          <w:rFonts w:ascii="Arial" w:hAnsi="Arial" w:cs="Arial"/>
          <w:sz w:val="18"/>
          <w:rPrChange w:id="1787" w:author="Richard Fitzpatrick" w:date="2019-04-26T13:28:00Z">
            <w:rPr>
              <w:rFonts w:ascii="Arial" w:hAnsi="Arial" w:cs="Arial"/>
            </w:rPr>
          </w:rPrChange>
        </w:rPr>
        <w:t>Pahle</w:t>
      </w:r>
      <w:proofErr w:type="spellEnd"/>
      <w:r w:rsidRPr="00F26248">
        <w:rPr>
          <w:rFonts w:ascii="Arial" w:hAnsi="Arial" w:cs="Arial"/>
          <w:sz w:val="18"/>
          <w:rPrChange w:id="1788" w:author="Richard Fitzpatrick" w:date="2019-04-26T13:28:00Z">
            <w:rPr>
              <w:rFonts w:ascii="Arial" w:hAnsi="Arial" w:cs="Arial"/>
            </w:rPr>
          </w:rPrChange>
        </w:rPr>
        <w:t xml:space="preserve"> J., Simus N. et al. (2006) ‘COPASI – a Complex </w:t>
      </w:r>
      <w:r w:rsidRPr="00F26248">
        <w:rPr>
          <w:rFonts w:ascii="Arial" w:hAnsi="Arial" w:cs="Arial"/>
          <w:sz w:val="18"/>
          <w:rPrChange w:id="1789" w:author="Richard Fitzpatrick" w:date="2019-04-26T13:28:00Z">
            <w:rPr>
              <w:rFonts w:ascii="Arial" w:hAnsi="Arial" w:cs="Arial"/>
            </w:rPr>
          </w:rPrChange>
        </w:rPr>
        <w:lastRenderedPageBreak/>
        <w:t xml:space="preserve">Pathway Simulator’, </w:t>
      </w:r>
      <w:r w:rsidRPr="00F26248">
        <w:rPr>
          <w:rFonts w:ascii="Arial" w:hAnsi="Arial" w:cs="Arial"/>
          <w:i/>
          <w:sz w:val="18"/>
          <w:rPrChange w:id="1790" w:author="Richard Fitzpatrick" w:date="2019-04-26T13:28:00Z">
            <w:rPr>
              <w:rFonts w:ascii="Arial" w:hAnsi="Arial" w:cs="Arial"/>
              <w:i/>
            </w:rPr>
          </w:rPrChange>
        </w:rPr>
        <w:t>Bioinformatics</w:t>
      </w:r>
      <w:r w:rsidRPr="00F26248">
        <w:rPr>
          <w:rFonts w:ascii="Arial" w:hAnsi="Arial" w:cs="Arial"/>
          <w:sz w:val="18"/>
          <w:rPrChange w:id="1791" w:author="Richard Fitzpatrick" w:date="2019-04-26T13:28:00Z">
            <w:rPr>
              <w:rFonts w:ascii="Arial" w:hAnsi="Arial" w:cs="Arial"/>
            </w:rPr>
          </w:rPrChange>
        </w:rPr>
        <w:t>, 22(24), pp. 3067-3074.</w:t>
      </w:r>
    </w:p>
    <w:p w14:paraId="3C5A740D" w14:textId="77777777" w:rsidR="006E792D" w:rsidRPr="00F26248" w:rsidRDefault="006E792D">
      <w:pPr>
        <w:tabs>
          <w:tab w:val="left" w:pos="7974"/>
        </w:tabs>
        <w:jc w:val="both"/>
        <w:rPr>
          <w:rFonts w:ascii="Arial" w:hAnsi="Arial" w:cs="Arial"/>
          <w:sz w:val="18"/>
          <w:rPrChange w:id="1792" w:author="Richard Fitzpatrick" w:date="2019-04-26T13:28:00Z">
            <w:rPr>
              <w:rFonts w:ascii="Arial" w:hAnsi="Arial" w:cs="Arial"/>
            </w:rPr>
          </w:rPrChange>
        </w:rPr>
        <w:pPrChange w:id="1793" w:author="Richard Fitzpatrick" w:date="2019-04-26T13:28:00Z">
          <w:pPr>
            <w:tabs>
              <w:tab w:val="left" w:pos="7974"/>
            </w:tabs>
          </w:pPr>
        </w:pPrChange>
      </w:pPr>
      <w:r w:rsidRPr="00F26248">
        <w:rPr>
          <w:rFonts w:ascii="Arial" w:hAnsi="Arial" w:cs="Arial"/>
          <w:sz w:val="18"/>
          <w:rPrChange w:id="1794" w:author="Richard Fitzpatrick" w:date="2019-04-26T13:28:00Z">
            <w:rPr>
              <w:rFonts w:ascii="Arial" w:hAnsi="Arial" w:cs="Arial"/>
            </w:rPr>
          </w:rPrChange>
        </w:rPr>
        <w:t xml:space="preserve">Huang P., </w:t>
      </w:r>
      <w:proofErr w:type="spellStart"/>
      <w:r w:rsidRPr="00F26248">
        <w:rPr>
          <w:rFonts w:ascii="Arial" w:hAnsi="Arial" w:cs="Arial"/>
          <w:sz w:val="18"/>
          <w:rPrChange w:id="1795" w:author="Richard Fitzpatrick" w:date="2019-04-26T13:28:00Z">
            <w:rPr>
              <w:rFonts w:ascii="Arial" w:hAnsi="Arial" w:cs="Arial"/>
            </w:rPr>
          </w:rPrChange>
        </w:rPr>
        <w:t>Nedelcu</w:t>
      </w:r>
      <w:proofErr w:type="spellEnd"/>
      <w:r w:rsidRPr="00F26248">
        <w:rPr>
          <w:rFonts w:ascii="Arial" w:hAnsi="Arial" w:cs="Arial"/>
          <w:sz w:val="18"/>
          <w:rPrChange w:id="1796" w:author="Richard Fitzpatrick" w:date="2019-04-26T13:28:00Z">
            <w:rPr>
              <w:rFonts w:ascii="Arial" w:hAnsi="Arial" w:cs="Arial"/>
            </w:rPr>
          </w:rPrChange>
        </w:rPr>
        <w:t xml:space="preserve"> D., Watanabe M., Jao C., Kim Y., Liu J. and Salic A. (2016) ‘Cellular cholesterol directly activates Smoothened in Hedgehog </w:t>
      </w:r>
      <w:proofErr w:type="spellStart"/>
      <w:r w:rsidRPr="00F26248">
        <w:rPr>
          <w:rFonts w:ascii="Arial" w:hAnsi="Arial" w:cs="Arial"/>
          <w:sz w:val="18"/>
          <w:rPrChange w:id="1797" w:author="Richard Fitzpatrick" w:date="2019-04-26T13:28:00Z">
            <w:rPr>
              <w:rFonts w:ascii="Arial" w:hAnsi="Arial" w:cs="Arial"/>
            </w:rPr>
          </w:rPrChange>
        </w:rPr>
        <w:t>signaling</w:t>
      </w:r>
      <w:proofErr w:type="spellEnd"/>
      <w:r w:rsidRPr="00F26248">
        <w:rPr>
          <w:rFonts w:ascii="Arial" w:hAnsi="Arial" w:cs="Arial"/>
          <w:sz w:val="18"/>
          <w:rPrChange w:id="1798" w:author="Richard Fitzpatrick" w:date="2019-04-26T13:28:00Z">
            <w:rPr>
              <w:rFonts w:ascii="Arial" w:hAnsi="Arial" w:cs="Arial"/>
            </w:rPr>
          </w:rPrChange>
        </w:rPr>
        <w:t xml:space="preserve">’, </w:t>
      </w:r>
      <w:r w:rsidRPr="00F26248">
        <w:rPr>
          <w:rFonts w:ascii="Arial" w:hAnsi="Arial" w:cs="Arial"/>
          <w:i/>
          <w:sz w:val="18"/>
          <w:rPrChange w:id="1799" w:author="Richard Fitzpatrick" w:date="2019-04-26T13:28:00Z">
            <w:rPr>
              <w:rFonts w:ascii="Arial" w:hAnsi="Arial" w:cs="Arial"/>
              <w:i/>
            </w:rPr>
          </w:rPrChange>
        </w:rPr>
        <w:t>Cell</w:t>
      </w:r>
      <w:r w:rsidRPr="00F26248">
        <w:rPr>
          <w:rFonts w:ascii="Arial" w:hAnsi="Arial" w:cs="Arial"/>
          <w:sz w:val="18"/>
          <w:rPrChange w:id="1800" w:author="Richard Fitzpatrick" w:date="2019-04-26T13:28:00Z">
            <w:rPr>
              <w:rFonts w:ascii="Arial" w:hAnsi="Arial" w:cs="Arial"/>
            </w:rPr>
          </w:rPrChange>
        </w:rPr>
        <w:t>, 166, pp. 1176-1187.</w:t>
      </w:r>
    </w:p>
    <w:p w14:paraId="7522EE3C" w14:textId="77777777" w:rsidR="006E792D" w:rsidRPr="00F26248" w:rsidRDefault="006E792D">
      <w:pPr>
        <w:tabs>
          <w:tab w:val="left" w:pos="7974"/>
        </w:tabs>
        <w:jc w:val="both"/>
        <w:rPr>
          <w:rFonts w:ascii="Arial" w:hAnsi="Arial" w:cs="Arial"/>
          <w:sz w:val="18"/>
          <w:rPrChange w:id="1801" w:author="Richard Fitzpatrick" w:date="2019-04-26T13:28:00Z">
            <w:rPr>
              <w:rFonts w:ascii="Arial" w:hAnsi="Arial" w:cs="Arial"/>
            </w:rPr>
          </w:rPrChange>
        </w:rPr>
        <w:pPrChange w:id="1802" w:author="Richard Fitzpatrick" w:date="2019-04-26T13:28:00Z">
          <w:pPr>
            <w:tabs>
              <w:tab w:val="left" w:pos="7974"/>
            </w:tabs>
          </w:pPr>
        </w:pPrChange>
      </w:pPr>
      <w:proofErr w:type="spellStart"/>
      <w:r w:rsidRPr="00F26248">
        <w:rPr>
          <w:rFonts w:ascii="Arial" w:hAnsi="Arial" w:cs="Arial"/>
          <w:sz w:val="18"/>
          <w:rPrChange w:id="1803" w:author="Richard Fitzpatrick" w:date="2019-04-26T13:28:00Z">
            <w:rPr>
              <w:rFonts w:ascii="Arial" w:hAnsi="Arial" w:cs="Arial"/>
            </w:rPr>
          </w:rPrChange>
        </w:rPr>
        <w:t>Humke</w:t>
      </w:r>
      <w:proofErr w:type="spellEnd"/>
      <w:r w:rsidRPr="00F26248">
        <w:rPr>
          <w:rFonts w:ascii="Arial" w:hAnsi="Arial" w:cs="Arial"/>
          <w:sz w:val="18"/>
          <w:rPrChange w:id="1804" w:author="Richard Fitzpatrick" w:date="2019-04-26T13:28:00Z">
            <w:rPr>
              <w:rFonts w:ascii="Arial" w:hAnsi="Arial" w:cs="Arial"/>
            </w:rPr>
          </w:rPrChange>
        </w:rPr>
        <w:t xml:space="preserve"> E., Dorn K., </w:t>
      </w:r>
      <w:proofErr w:type="spellStart"/>
      <w:r w:rsidRPr="00F26248">
        <w:rPr>
          <w:rFonts w:ascii="Arial" w:hAnsi="Arial" w:cs="Arial"/>
          <w:sz w:val="18"/>
          <w:rPrChange w:id="1805" w:author="Richard Fitzpatrick" w:date="2019-04-26T13:28:00Z">
            <w:rPr>
              <w:rFonts w:ascii="Arial" w:hAnsi="Arial" w:cs="Arial"/>
            </w:rPr>
          </w:rPrChange>
        </w:rPr>
        <w:t>Milenkovic</w:t>
      </w:r>
      <w:proofErr w:type="spellEnd"/>
      <w:r w:rsidRPr="00F26248">
        <w:rPr>
          <w:rFonts w:ascii="Arial" w:hAnsi="Arial" w:cs="Arial"/>
          <w:sz w:val="18"/>
          <w:rPrChange w:id="1806" w:author="Richard Fitzpatrick" w:date="2019-04-26T13:28:00Z">
            <w:rPr>
              <w:rFonts w:ascii="Arial" w:hAnsi="Arial" w:cs="Arial"/>
            </w:rPr>
          </w:rPrChange>
        </w:rPr>
        <w:t xml:space="preserve"> L., Scott M. and Rohatgi R. (2010) ‘The output of Hedgehog </w:t>
      </w:r>
      <w:proofErr w:type="spellStart"/>
      <w:r w:rsidRPr="00F26248">
        <w:rPr>
          <w:rFonts w:ascii="Arial" w:hAnsi="Arial" w:cs="Arial"/>
          <w:sz w:val="18"/>
          <w:rPrChange w:id="1807" w:author="Richard Fitzpatrick" w:date="2019-04-26T13:28:00Z">
            <w:rPr>
              <w:rFonts w:ascii="Arial" w:hAnsi="Arial" w:cs="Arial"/>
            </w:rPr>
          </w:rPrChange>
        </w:rPr>
        <w:t>signaling</w:t>
      </w:r>
      <w:proofErr w:type="spellEnd"/>
      <w:r w:rsidRPr="00F26248">
        <w:rPr>
          <w:rFonts w:ascii="Arial" w:hAnsi="Arial" w:cs="Arial"/>
          <w:sz w:val="18"/>
          <w:rPrChange w:id="1808" w:author="Richard Fitzpatrick" w:date="2019-04-26T13:28:00Z">
            <w:rPr>
              <w:rFonts w:ascii="Arial" w:hAnsi="Arial" w:cs="Arial"/>
            </w:rPr>
          </w:rPrChange>
        </w:rPr>
        <w:t xml:space="preserve"> is controlled by the dynamic association between Suppressor of Fused and the </w:t>
      </w:r>
      <w:proofErr w:type="spellStart"/>
      <w:r w:rsidRPr="00F26248">
        <w:rPr>
          <w:rFonts w:ascii="Arial" w:hAnsi="Arial" w:cs="Arial"/>
          <w:sz w:val="18"/>
          <w:rPrChange w:id="1809" w:author="Richard Fitzpatrick" w:date="2019-04-26T13:28:00Z">
            <w:rPr>
              <w:rFonts w:ascii="Arial" w:hAnsi="Arial" w:cs="Arial"/>
            </w:rPr>
          </w:rPrChange>
        </w:rPr>
        <w:t>Gli</w:t>
      </w:r>
      <w:proofErr w:type="spellEnd"/>
      <w:r w:rsidRPr="00F26248">
        <w:rPr>
          <w:rFonts w:ascii="Arial" w:hAnsi="Arial" w:cs="Arial"/>
          <w:sz w:val="18"/>
          <w:rPrChange w:id="1810" w:author="Richard Fitzpatrick" w:date="2019-04-26T13:28:00Z">
            <w:rPr>
              <w:rFonts w:ascii="Arial" w:hAnsi="Arial" w:cs="Arial"/>
            </w:rPr>
          </w:rPrChange>
        </w:rPr>
        <w:t xml:space="preserve"> proteins’, </w:t>
      </w:r>
      <w:r w:rsidRPr="00F26248">
        <w:rPr>
          <w:rFonts w:ascii="Arial" w:hAnsi="Arial" w:cs="Arial"/>
          <w:i/>
          <w:sz w:val="18"/>
          <w:rPrChange w:id="1811" w:author="Richard Fitzpatrick" w:date="2019-04-26T13:28:00Z">
            <w:rPr>
              <w:rFonts w:ascii="Arial" w:hAnsi="Arial" w:cs="Arial"/>
              <w:i/>
            </w:rPr>
          </w:rPrChange>
        </w:rPr>
        <w:t>Gene and Development</w:t>
      </w:r>
      <w:r w:rsidRPr="00F26248">
        <w:rPr>
          <w:rFonts w:ascii="Arial" w:hAnsi="Arial" w:cs="Arial"/>
          <w:sz w:val="18"/>
          <w:rPrChange w:id="1812" w:author="Richard Fitzpatrick" w:date="2019-04-26T13:28:00Z">
            <w:rPr>
              <w:rFonts w:ascii="Arial" w:hAnsi="Arial" w:cs="Arial"/>
            </w:rPr>
          </w:rPrChange>
        </w:rPr>
        <w:t>, 24(7), pp. 670-682.</w:t>
      </w:r>
    </w:p>
    <w:p w14:paraId="581A79FE" w14:textId="77777777" w:rsidR="006E792D" w:rsidRPr="00F26248" w:rsidRDefault="006E792D">
      <w:pPr>
        <w:tabs>
          <w:tab w:val="left" w:pos="7974"/>
        </w:tabs>
        <w:jc w:val="both"/>
        <w:rPr>
          <w:rFonts w:ascii="Arial" w:hAnsi="Arial" w:cs="Arial"/>
          <w:sz w:val="18"/>
          <w:rPrChange w:id="1813" w:author="Richard Fitzpatrick" w:date="2019-04-26T13:28:00Z">
            <w:rPr>
              <w:rFonts w:ascii="Arial" w:hAnsi="Arial" w:cs="Arial"/>
            </w:rPr>
          </w:rPrChange>
        </w:rPr>
        <w:pPrChange w:id="1814" w:author="Richard Fitzpatrick" w:date="2019-04-26T13:28:00Z">
          <w:pPr>
            <w:tabs>
              <w:tab w:val="left" w:pos="7974"/>
            </w:tabs>
          </w:pPr>
        </w:pPrChange>
      </w:pPr>
      <w:r w:rsidRPr="00F26248">
        <w:rPr>
          <w:rFonts w:ascii="Arial" w:hAnsi="Arial" w:cs="Arial"/>
          <w:sz w:val="18"/>
          <w:rPrChange w:id="1815" w:author="Richard Fitzpatrick" w:date="2019-04-26T13:28:00Z">
            <w:rPr>
              <w:rFonts w:ascii="Arial" w:hAnsi="Arial" w:cs="Arial"/>
            </w:rPr>
          </w:rPrChange>
        </w:rPr>
        <w:t xml:space="preserve">Ishikawa H. and Marshall W. (2017) ‘Intraflagellar transport and ciliary dynamics’, </w:t>
      </w:r>
      <w:r w:rsidRPr="00F26248">
        <w:rPr>
          <w:rFonts w:ascii="Arial" w:hAnsi="Arial" w:cs="Arial"/>
          <w:i/>
          <w:sz w:val="18"/>
          <w:rPrChange w:id="1816" w:author="Richard Fitzpatrick" w:date="2019-04-26T13:28:00Z">
            <w:rPr>
              <w:rFonts w:ascii="Arial" w:hAnsi="Arial" w:cs="Arial"/>
              <w:i/>
            </w:rPr>
          </w:rPrChange>
        </w:rPr>
        <w:t>Cold Spring Harbor Perspectives in Biology</w:t>
      </w:r>
      <w:r w:rsidRPr="00F26248">
        <w:rPr>
          <w:rFonts w:ascii="Arial" w:hAnsi="Arial" w:cs="Arial"/>
          <w:sz w:val="18"/>
          <w:rPrChange w:id="1817" w:author="Richard Fitzpatrick" w:date="2019-04-26T13:28:00Z">
            <w:rPr>
              <w:rFonts w:ascii="Arial" w:hAnsi="Arial" w:cs="Arial"/>
            </w:rPr>
          </w:rPrChange>
        </w:rPr>
        <w:t>, 9(3).</w:t>
      </w:r>
    </w:p>
    <w:p w14:paraId="0AC6EB67" w14:textId="77777777" w:rsidR="006E792D" w:rsidRPr="00F26248" w:rsidRDefault="006E792D">
      <w:pPr>
        <w:tabs>
          <w:tab w:val="left" w:pos="7974"/>
        </w:tabs>
        <w:jc w:val="both"/>
        <w:rPr>
          <w:rFonts w:ascii="Arial" w:hAnsi="Arial" w:cs="Arial"/>
          <w:sz w:val="18"/>
          <w:rPrChange w:id="1818" w:author="Richard Fitzpatrick" w:date="2019-04-26T13:28:00Z">
            <w:rPr>
              <w:rFonts w:ascii="Arial" w:hAnsi="Arial" w:cs="Arial"/>
            </w:rPr>
          </w:rPrChange>
        </w:rPr>
        <w:pPrChange w:id="1819" w:author="Richard Fitzpatrick" w:date="2019-04-26T13:28:00Z">
          <w:pPr>
            <w:tabs>
              <w:tab w:val="left" w:pos="7974"/>
            </w:tabs>
          </w:pPr>
        </w:pPrChange>
      </w:pPr>
      <w:proofErr w:type="spellStart"/>
      <w:r w:rsidRPr="00F26248">
        <w:rPr>
          <w:rFonts w:ascii="Arial" w:hAnsi="Arial" w:cs="Arial"/>
          <w:sz w:val="18"/>
          <w:rPrChange w:id="1820" w:author="Richard Fitzpatrick" w:date="2019-04-26T13:28:00Z">
            <w:rPr>
              <w:rFonts w:ascii="Arial" w:hAnsi="Arial" w:cs="Arial"/>
            </w:rPr>
          </w:rPrChange>
        </w:rPr>
        <w:t>Ingham</w:t>
      </w:r>
      <w:proofErr w:type="spellEnd"/>
      <w:r w:rsidRPr="00F26248">
        <w:rPr>
          <w:rFonts w:ascii="Arial" w:hAnsi="Arial" w:cs="Arial"/>
          <w:sz w:val="18"/>
          <w:rPrChange w:id="1821" w:author="Richard Fitzpatrick" w:date="2019-04-26T13:28:00Z">
            <w:rPr>
              <w:rFonts w:ascii="Arial" w:hAnsi="Arial" w:cs="Arial"/>
            </w:rPr>
          </w:rPrChange>
        </w:rPr>
        <w:t xml:space="preserve"> P.W. and McMahon A.P. (2001) ‘Hedgehog </w:t>
      </w:r>
      <w:proofErr w:type="spellStart"/>
      <w:r w:rsidRPr="00F26248">
        <w:rPr>
          <w:rFonts w:ascii="Arial" w:hAnsi="Arial" w:cs="Arial"/>
          <w:sz w:val="18"/>
          <w:rPrChange w:id="1822" w:author="Richard Fitzpatrick" w:date="2019-04-26T13:28:00Z">
            <w:rPr>
              <w:rFonts w:ascii="Arial" w:hAnsi="Arial" w:cs="Arial"/>
            </w:rPr>
          </w:rPrChange>
        </w:rPr>
        <w:t>signaling</w:t>
      </w:r>
      <w:proofErr w:type="spellEnd"/>
      <w:r w:rsidRPr="00F26248">
        <w:rPr>
          <w:rFonts w:ascii="Arial" w:hAnsi="Arial" w:cs="Arial"/>
          <w:sz w:val="18"/>
          <w:rPrChange w:id="1823" w:author="Richard Fitzpatrick" w:date="2019-04-26T13:28:00Z">
            <w:rPr>
              <w:rFonts w:ascii="Arial" w:hAnsi="Arial" w:cs="Arial"/>
            </w:rPr>
          </w:rPrChange>
        </w:rPr>
        <w:t xml:space="preserve"> in animal development: paradigms and principles’, </w:t>
      </w:r>
      <w:r w:rsidRPr="00F26248">
        <w:rPr>
          <w:rFonts w:ascii="Arial" w:hAnsi="Arial" w:cs="Arial"/>
          <w:i/>
          <w:sz w:val="18"/>
          <w:rPrChange w:id="1824" w:author="Richard Fitzpatrick" w:date="2019-04-26T13:28:00Z">
            <w:rPr>
              <w:rFonts w:ascii="Arial" w:hAnsi="Arial" w:cs="Arial"/>
              <w:i/>
            </w:rPr>
          </w:rPrChange>
        </w:rPr>
        <w:t>Genes and Development</w:t>
      </w:r>
      <w:r w:rsidRPr="00F26248">
        <w:rPr>
          <w:rFonts w:ascii="Arial" w:hAnsi="Arial" w:cs="Arial"/>
          <w:sz w:val="18"/>
          <w:rPrChange w:id="1825" w:author="Richard Fitzpatrick" w:date="2019-04-26T13:28:00Z">
            <w:rPr>
              <w:rFonts w:ascii="Arial" w:hAnsi="Arial" w:cs="Arial"/>
            </w:rPr>
          </w:rPrChange>
        </w:rPr>
        <w:t>, 15(23), pp. 3059-3087.</w:t>
      </w:r>
    </w:p>
    <w:p w14:paraId="0C419800" w14:textId="77777777" w:rsidR="006E792D" w:rsidRPr="00F26248" w:rsidRDefault="006E792D">
      <w:pPr>
        <w:tabs>
          <w:tab w:val="left" w:pos="7974"/>
        </w:tabs>
        <w:jc w:val="both"/>
        <w:rPr>
          <w:rFonts w:ascii="Arial" w:hAnsi="Arial" w:cs="Arial"/>
          <w:sz w:val="18"/>
          <w:rPrChange w:id="1826" w:author="Richard Fitzpatrick" w:date="2019-04-26T13:28:00Z">
            <w:rPr>
              <w:rFonts w:ascii="Arial" w:hAnsi="Arial" w:cs="Arial"/>
            </w:rPr>
          </w:rPrChange>
        </w:rPr>
        <w:pPrChange w:id="1827" w:author="Richard Fitzpatrick" w:date="2019-04-26T13:28:00Z">
          <w:pPr>
            <w:tabs>
              <w:tab w:val="left" w:pos="7974"/>
            </w:tabs>
          </w:pPr>
        </w:pPrChange>
      </w:pPr>
      <w:r w:rsidRPr="00F26248">
        <w:rPr>
          <w:rFonts w:ascii="Arial" w:hAnsi="Arial" w:cs="Arial"/>
          <w:sz w:val="18"/>
          <w:rPrChange w:id="1828" w:author="Richard Fitzpatrick" w:date="2019-04-26T13:28:00Z">
            <w:rPr>
              <w:rFonts w:ascii="Arial" w:hAnsi="Arial" w:cs="Arial"/>
            </w:rPr>
          </w:rPrChange>
        </w:rPr>
        <w:t xml:space="preserve">Jeong J. and McMahon A. (2005) ‘Growth and pattern of the mammalian neural tube are governed by partially overlapping feedback activities of the hedgehog antagonists patched 1 and Hhip1’, </w:t>
      </w:r>
      <w:r w:rsidRPr="00F26248">
        <w:rPr>
          <w:rFonts w:ascii="Arial" w:hAnsi="Arial" w:cs="Arial"/>
          <w:i/>
          <w:sz w:val="18"/>
          <w:rPrChange w:id="1829" w:author="Richard Fitzpatrick" w:date="2019-04-26T13:28:00Z">
            <w:rPr>
              <w:rFonts w:ascii="Arial" w:hAnsi="Arial" w:cs="Arial"/>
              <w:i/>
            </w:rPr>
          </w:rPrChange>
        </w:rPr>
        <w:t>Development</w:t>
      </w:r>
      <w:r w:rsidRPr="00F26248">
        <w:rPr>
          <w:rFonts w:ascii="Arial" w:hAnsi="Arial" w:cs="Arial"/>
          <w:sz w:val="18"/>
          <w:rPrChange w:id="1830" w:author="Richard Fitzpatrick" w:date="2019-04-26T13:28:00Z">
            <w:rPr>
              <w:rFonts w:ascii="Arial" w:hAnsi="Arial" w:cs="Arial"/>
            </w:rPr>
          </w:rPrChange>
        </w:rPr>
        <w:t>, 132(1), pp. 143-154.</w:t>
      </w:r>
    </w:p>
    <w:p w14:paraId="4B70F9B6" w14:textId="77777777" w:rsidR="006E792D" w:rsidRPr="00F26248" w:rsidRDefault="006E792D">
      <w:pPr>
        <w:tabs>
          <w:tab w:val="left" w:pos="7974"/>
        </w:tabs>
        <w:jc w:val="both"/>
        <w:rPr>
          <w:rFonts w:ascii="Arial" w:hAnsi="Arial" w:cs="Arial"/>
          <w:sz w:val="18"/>
          <w:rPrChange w:id="1831" w:author="Richard Fitzpatrick" w:date="2019-04-26T13:28:00Z">
            <w:rPr>
              <w:rFonts w:ascii="Arial" w:hAnsi="Arial" w:cs="Arial"/>
            </w:rPr>
          </w:rPrChange>
        </w:rPr>
        <w:pPrChange w:id="1832" w:author="Richard Fitzpatrick" w:date="2019-04-26T13:28:00Z">
          <w:pPr>
            <w:tabs>
              <w:tab w:val="left" w:pos="7974"/>
            </w:tabs>
          </w:pPr>
        </w:pPrChange>
      </w:pPr>
      <w:r w:rsidRPr="00F26248">
        <w:rPr>
          <w:rFonts w:ascii="Arial" w:hAnsi="Arial" w:cs="Arial"/>
          <w:sz w:val="18"/>
          <w:rPrChange w:id="1833" w:author="Richard Fitzpatrick" w:date="2019-04-26T13:28:00Z">
            <w:rPr>
              <w:rFonts w:ascii="Arial" w:hAnsi="Arial" w:cs="Arial"/>
            </w:rPr>
          </w:rPrChange>
        </w:rPr>
        <w:t>Jiang K., Liu Y., Fan J., Zhang Jie., Li X., Everes M., Zhu H. and Jia J. (2016) ‘</w:t>
      </w:r>
      <w:proofErr w:type="gramStart"/>
      <w:r w:rsidRPr="00F26248">
        <w:rPr>
          <w:rFonts w:ascii="Arial" w:hAnsi="Arial" w:cs="Arial"/>
          <w:sz w:val="18"/>
          <w:rPrChange w:id="1834" w:author="Richard Fitzpatrick" w:date="2019-04-26T13:28:00Z">
            <w:rPr>
              <w:rFonts w:ascii="Arial" w:hAnsi="Arial" w:cs="Arial"/>
            </w:rPr>
          </w:rPrChange>
        </w:rPr>
        <w:t>PI(</w:t>
      </w:r>
      <w:proofErr w:type="gramEnd"/>
      <w:r w:rsidRPr="00F26248">
        <w:rPr>
          <w:rFonts w:ascii="Arial" w:hAnsi="Arial" w:cs="Arial"/>
          <w:sz w:val="18"/>
          <w:rPrChange w:id="1835" w:author="Richard Fitzpatrick" w:date="2019-04-26T13:28:00Z">
            <w:rPr>
              <w:rFonts w:ascii="Arial" w:hAnsi="Arial" w:cs="Arial"/>
            </w:rPr>
          </w:rPrChange>
        </w:rPr>
        <w:t xml:space="preserve">4)P Promotes Phosphorylation and Conformational Change of Smoothened through Interaction with Its C-terminal Tail’, </w:t>
      </w:r>
      <w:r w:rsidRPr="00F26248">
        <w:rPr>
          <w:rFonts w:ascii="Arial" w:hAnsi="Arial" w:cs="Arial"/>
          <w:i/>
          <w:sz w:val="18"/>
          <w:rPrChange w:id="1836" w:author="Richard Fitzpatrick" w:date="2019-04-26T13:28:00Z">
            <w:rPr>
              <w:rFonts w:ascii="Arial" w:hAnsi="Arial" w:cs="Arial"/>
              <w:i/>
            </w:rPr>
          </w:rPrChange>
        </w:rPr>
        <w:t>PLoS Biology</w:t>
      </w:r>
      <w:r w:rsidRPr="00F26248">
        <w:rPr>
          <w:rFonts w:ascii="Arial" w:hAnsi="Arial" w:cs="Arial"/>
          <w:sz w:val="18"/>
          <w:rPrChange w:id="1837" w:author="Richard Fitzpatrick" w:date="2019-04-26T13:28:00Z">
            <w:rPr>
              <w:rFonts w:ascii="Arial" w:hAnsi="Arial" w:cs="Arial"/>
            </w:rPr>
          </w:rPrChange>
        </w:rPr>
        <w:t>, 14(2).</w:t>
      </w:r>
    </w:p>
    <w:p w14:paraId="4828A06C" w14:textId="77777777" w:rsidR="006E792D" w:rsidRPr="00F26248" w:rsidRDefault="006E792D">
      <w:pPr>
        <w:tabs>
          <w:tab w:val="left" w:pos="7974"/>
        </w:tabs>
        <w:jc w:val="both"/>
        <w:rPr>
          <w:rFonts w:ascii="Arial" w:hAnsi="Arial" w:cs="Arial"/>
          <w:sz w:val="18"/>
          <w:rPrChange w:id="1838" w:author="Richard Fitzpatrick" w:date="2019-04-26T13:28:00Z">
            <w:rPr>
              <w:rFonts w:ascii="Arial" w:hAnsi="Arial" w:cs="Arial"/>
            </w:rPr>
          </w:rPrChange>
        </w:rPr>
        <w:pPrChange w:id="1839" w:author="Richard Fitzpatrick" w:date="2019-04-26T13:28:00Z">
          <w:pPr>
            <w:tabs>
              <w:tab w:val="left" w:pos="7974"/>
            </w:tabs>
          </w:pPr>
        </w:pPrChange>
      </w:pPr>
      <w:r w:rsidRPr="00F26248">
        <w:rPr>
          <w:rFonts w:ascii="Arial" w:hAnsi="Arial" w:cs="Arial"/>
          <w:sz w:val="18"/>
          <w:rPrChange w:id="1840" w:author="Richard Fitzpatrick" w:date="2019-04-26T13:28:00Z">
            <w:rPr>
              <w:rFonts w:ascii="Arial" w:hAnsi="Arial" w:cs="Arial"/>
            </w:rPr>
          </w:rPrChange>
        </w:rPr>
        <w:t xml:space="preserve">Kitano H. (2002) ‘Systems Biology: A Brief Overview’, </w:t>
      </w:r>
      <w:r w:rsidRPr="00F26248">
        <w:rPr>
          <w:rFonts w:ascii="Arial" w:hAnsi="Arial" w:cs="Arial"/>
          <w:i/>
          <w:sz w:val="18"/>
          <w:rPrChange w:id="1841" w:author="Richard Fitzpatrick" w:date="2019-04-26T13:28:00Z">
            <w:rPr>
              <w:rFonts w:ascii="Arial" w:hAnsi="Arial" w:cs="Arial"/>
              <w:i/>
            </w:rPr>
          </w:rPrChange>
        </w:rPr>
        <w:t>Science</w:t>
      </w:r>
      <w:r w:rsidRPr="00F26248">
        <w:rPr>
          <w:rFonts w:ascii="Arial" w:hAnsi="Arial" w:cs="Arial"/>
          <w:sz w:val="18"/>
          <w:rPrChange w:id="1842" w:author="Richard Fitzpatrick" w:date="2019-04-26T13:28:00Z">
            <w:rPr>
              <w:rFonts w:ascii="Arial" w:hAnsi="Arial" w:cs="Arial"/>
            </w:rPr>
          </w:rPrChange>
        </w:rPr>
        <w:t>, 295(5560), pp. 1662-1664.</w:t>
      </w:r>
    </w:p>
    <w:p w14:paraId="599F18E3" w14:textId="77777777" w:rsidR="006E792D" w:rsidRPr="00F26248" w:rsidRDefault="006E792D">
      <w:pPr>
        <w:tabs>
          <w:tab w:val="left" w:pos="7974"/>
        </w:tabs>
        <w:jc w:val="both"/>
        <w:rPr>
          <w:rFonts w:ascii="Arial" w:hAnsi="Arial" w:cs="Arial"/>
          <w:sz w:val="18"/>
          <w:rPrChange w:id="1843" w:author="Richard Fitzpatrick" w:date="2019-04-26T13:28:00Z">
            <w:rPr>
              <w:rFonts w:ascii="Arial" w:hAnsi="Arial" w:cs="Arial"/>
            </w:rPr>
          </w:rPrChange>
        </w:rPr>
        <w:pPrChange w:id="1844" w:author="Richard Fitzpatrick" w:date="2019-04-26T13:28:00Z">
          <w:pPr>
            <w:tabs>
              <w:tab w:val="left" w:pos="7974"/>
            </w:tabs>
          </w:pPr>
        </w:pPrChange>
      </w:pPr>
      <w:proofErr w:type="spellStart"/>
      <w:r w:rsidRPr="00F26248">
        <w:rPr>
          <w:rFonts w:ascii="Arial" w:hAnsi="Arial" w:cs="Arial"/>
          <w:sz w:val="18"/>
          <w:rPrChange w:id="1845" w:author="Richard Fitzpatrick" w:date="2019-04-26T13:28:00Z">
            <w:rPr>
              <w:rFonts w:ascii="Arial" w:hAnsi="Arial" w:cs="Arial"/>
            </w:rPr>
          </w:rPrChange>
        </w:rPr>
        <w:t>Kotaleski</w:t>
      </w:r>
      <w:proofErr w:type="spellEnd"/>
      <w:r w:rsidRPr="00F26248">
        <w:rPr>
          <w:rFonts w:ascii="Arial" w:hAnsi="Arial" w:cs="Arial"/>
          <w:sz w:val="18"/>
          <w:rPrChange w:id="1846" w:author="Richard Fitzpatrick" w:date="2019-04-26T13:28:00Z">
            <w:rPr>
              <w:rFonts w:ascii="Arial" w:hAnsi="Arial" w:cs="Arial"/>
            </w:rPr>
          </w:rPrChange>
        </w:rPr>
        <w:t xml:space="preserve"> J.H. and Blackwell K.T. (2010) ‘Modelling the molecular mechanisms of synaptic plasticity using systems biology approaches’, </w:t>
      </w:r>
      <w:r w:rsidRPr="00F26248">
        <w:rPr>
          <w:rFonts w:ascii="Arial" w:hAnsi="Arial" w:cs="Arial"/>
          <w:i/>
          <w:sz w:val="18"/>
          <w:rPrChange w:id="1847" w:author="Richard Fitzpatrick" w:date="2019-04-26T13:28:00Z">
            <w:rPr>
              <w:rFonts w:ascii="Arial" w:hAnsi="Arial" w:cs="Arial"/>
              <w:i/>
            </w:rPr>
          </w:rPrChange>
        </w:rPr>
        <w:t>Nature Reviews Neuroscience</w:t>
      </w:r>
      <w:r w:rsidRPr="00F26248">
        <w:rPr>
          <w:rFonts w:ascii="Arial" w:hAnsi="Arial" w:cs="Arial"/>
          <w:sz w:val="18"/>
          <w:rPrChange w:id="1848" w:author="Richard Fitzpatrick" w:date="2019-04-26T13:28:00Z">
            <w:rPr>
              <w:rFonts w:ascii="Arial" w:hAnsi="Arial" w:cs="Arial"/>
            </w:rPr>
          </w:rPrChange>
        </w:rPr>
        <w:t>, 11(4), pp. 239-251.</w:t>
      </w:r>
    </w:p>
    <w:p w14:paraId="478AAB82" w14:textId="77777777" w:rsidR="006E792D" w:rsidRPr="00F26248" w:rsidRDefault="006E792D">
      <w:pPr>
        <w:tabs>
          <w:tab w:val="left" w:pos="7974"/>
        </w:tabs>
        <w:jc w:val="both"/>
        <w:rPr>
          <w:rFonts w:ascii="Arial" w:hAnsi="Arial" w:cs="Arial"/>
          <w:sz w:val="18"/>
          <w:rPrChange w:id="1849" w:author="Richard Fitzpatrick" w:date="2019-04-26T13:28:00Z">
            <w:rPr>
              <w:rFonts w:ascii="Arial" w:hAnsi="Arial" w:cs="Arial"/>
            </w:rPr>
          </w:rPrChange>
        </w:rPr>
        <w:pPrChange w:id="1850" w:author="Richard Fitzpatrick" w:date="2019-04-26T13:28:00Z">
          <w:pPr>
            <w:tabs>
              <w:tab w:val="left" w:pos="7974"/>
            </w:tabs>
          </w:pPr>
        </w:pPrChange>
      </w:pPr>
      <w:r w:rsidRPr="00F26248">
        <w:rPr>
          <w:rFonts w:ascii="Arial" w:hAnsi="Arial" w:cs="Arial"/>
          <w:sz w:val="18"/>
          <w:rPrChange w:id="1851" w:author="Richard Fitzpatrick" w:date="2019-04-26T13:28:00Z">
            <w:rPr>
              <w:rFonts w:ascii="Arial" w:hAnsi="Arial" w:cs="Arial"/>
            </w:rPr>
          </w:rPrChange>
        </w:rPr>
        <w:t xml:space="preserve">Lai K., Kaspar B., Gage F. and Schaffer D. (2002) ‘Sonic hedgehog regulates adult neural progenitor proliferation in vitro and in vivo’, </w:t>
      </w:r>
      <w:r w:rsidRPr="00F26248">
        <w:rPr>
          <w:rFonts w:ascii="Arial" w:hAnsi="Arial" w:cs="Arial"/>
          <w:i/>
          <w:sz w:val="18"/>
          <w:rPrChange w:id="1852" w:author="Richard Fitzpatrick" w:date="2019-04-26T13:28:00Z">
            <w:rPr>
              <w:rFonts w:ascii="Arial" w:hAnsi="Arial" w:cs="Arial"/>
              <w:i/>
            </w:rPr>
          </w:rPrChange>
        </w:rPr>
        <w:t>Nature Neuroscience</w:t>
      </w:r>
      <w:r w:rsidRPr="00F26248">
        <w:rPr>
          <w:rFonts w:ascii="Arial" w:hAnsi="Arial" w:cs="Arial"/>
          <w:sz w:val="18"/>
          <w:rPrChange w:id="1853" w:author="Richard Fitzpatrick" w:date="2019-04-26T13:28:00Z">
            <w:rPr>
              <w:rFonts w:ascii="Arial" w:hAnsi="Arial" w:cs="Arial"/>
            </w:rPr>
          </w:rPrChange>
        </w:rPr>
        <w:t>, 6(1), pp. 21.</w:t>
      </w:r>
    </w:p>
    <w:p w14:paraId="2DE27B69" w14:textId="77777777" w:rsidR="006E792D" w:rsidRPr="00F26248" w:rsidRDefault="006E792D">
      <w:pPr>
        <w:tabs>
          <w:tab w:val="left" w:pos="7974"/>
        </w:tabs>
        <w:jc w:val="both"/>
        <w:rPr>
          <w:rFonts w:ascii="Arial" w:hAnsi="Arial" w:cs="Arial"/>
          <w:sz w:val="18"/>
          <w:rPrChange w:id="1854" w:author="Richard Fitzpatrick" w:date="2019-04-26T13:28:00Z">
            <w:rPr>
              <w:rFonts w:ascii="Arial" w:hAnsi="Arial" w:cs="Arial"/>
            </w:rPr>
          </w:rPrChange>
        </w:rPr>
        <w:pPrChange w:id="1855" w:author="Richard Fitzpatrick" w:date="2019-04-26T13:28:00Z">
          <w:pPr>
            <w:tabs>
              <w:tab w:val="left" w:pos="7974"/>
            </w:tabs>
          </w:pPr>
        </w:pPrChange>
      </w:pPr>
      <w:r w:rsidRPr="00F26248">
        <w:rPr>
          <w:rFonts w:ascii="Arial" w:hAnsi="Arial" w:cs="Arial"/>
          <w:sz w:val="18"/>
          <w:rPrChange w:id="1856" w:author="Richard Fitzpatrick" w:date="2019-04-26T13:28:00Z">
            <w:rPr>
              <w:rFonts w:ascii="Arial" w:hAnsi="Arial" w:cs="Arial"/>
            </w:rPr>
          </w:rPrChange>
        </w:rPr>
        <w:t xml:space="preserve">Lai K., Roberson M.J. and Schaffer D.V. (2004) ‘The Sonic Hedgehog </w:t>
      </w:r>
      <w:proofErr w:type="spellStart"/>
      <w:r w:rsidRPr="00F26248">
        <w:rPr>
          <w:rFonts w:ascii="Arial" w:hAnsi="Arial" w:cs="Arial"/>
          <w:sz w:val="18"/>
          <w:rPrChange w:id="1857" w:author="Richard Fitzpatrick" w:date="2019-04-26T13:28:00Z">
            <w:rPr>
              <w:rFonts w:ascii="Arial" w:hAnsi="Arial" w:cs="Arial"/>
            </w:rPr>
          </w:rPrChange>
        </w:rPr>
        <w:t>Signaling</w:t>
      </w:r>
      <w:proofErr w:type="spellEnd"/>
      <w:r w:rsidRPr="00F26248">
        <w:rPr>
          <w:rFonts w:ascii="Arial" w:hAnsi="Arial" w:cs="Arial"/>
          <w:sz w:val="18"/>
          <w:rPrChange w:id="1858" w:author="Richard Fitzpatrick" w:date="2019-04-26T13:28:00Z">
            <w:rPr>
              <w:rFonts w:ascii="Arial" w:hAnsi="Arial" w:cs="Arial"/>
            </w:rPr>
          </w:rPrChange>
        </w:rPr>
        <w:t xml:space="preserve"> System as a Bistable genetic Switch’, </w:t>
      </w:r>
      <w:r w:rsidRPr="00F26248">
        <w:rPr>
          <w:rFonts w:ascii="Arial" w:hAnsi="Arial" w:cs="Arial"/>
          <w:i/>
          <w:sz w:val="18"/>
          <w:rPrChange w:id="1859" w:author="Richard Fitzpatrick" w:date="2019-04-26T13:28:00Z">
            <w:rPr>
              <w:rFonts w:ascii="Arial" w:hAnsi="Arial" w:cs="Arial"/>
              <w:i/>
            </w:rPr>
          </w:rPrChange>
        </w:rPr>
        <w:t>Biophysical Journal</w:t>
      </w:r>
      <w:r w:rsidRPr="00F26248">
        <w:rPr>
          <w:rFonts w:ascii="Arial" w:hAnsi="Arial" w:cs="Arial"/>
          <w:sz w:val="18"/>
          <w:rPrChange w:id="1860" w:author="Richard Fitzpatrick" w:date="2019-04-26T13:28:00Z">
            <w:rPr>
              <w:rFonts w:ascii="Arial" w:hAnsi="Arial" w:cs="Arial"/>
            </w:rPr>
          </w:rPrChange>
        </w:rPr>
        <w:t>, 86(5), pp. 2748-2757.</w:t>
      </w:r>
    </w:p>
    <w:p w14:paraId="64A5352C" w14:textId="77777777" w:rsidR="006E792D" w:rsidRPr="00F26248" w:rsidRDefault="006E792D">
      <w:pPr>
        <w:tabs>
          <w:tab w:val="left" w:pos="7974"/>
        </w:tabs>
        <w:jc w:val="both"/>
        <w:rPr>
          <w:rFonts w:ascii="Arial" w:hAnsi="Arial" w:cs="Arial"/>
          <w:sz w:val="18"/>
          <w:rPrChange w:id="1861" w:author="Richard Fitzpatrick" w:date="2019-04-26T13:28:00Z">
            <w:rPr>
              <w:rFonts w:ascii="Arial" w:hAnsi="Arial" w:cs="Arial"/>
            </w:rPr>
          </w:rPrChange>
        </w:rPr>
        <w:pPrChange w:id="1862" w:author="Richard Fitzpatrick" w:date="2019-04-26T13:28:00Z">
          <w:pPr>
            <w:tabs>
              <w:tab w:val="left" w:pos="7974"/>
            </w:tabs>
          </w:pPr>
        </w:pPrChange>
      </w:pPr>
      <w:r w:rsidRPr="00F26248">
        <w:rPr>
          <w:rFonts w:ascii="Arial" w:hAnsi="Arial" w:cs="Arial"/>
          <w:sz w:val="18"/>
          <w:rPrChange w:id="1863" w:author="Richard Fitzpatrick" w:date="2019-04-26T13:28:00Z">
            <w:rPr>
              <w:rFonts w:ascii="Arial" w:hAnsi="Arial" w:cs="Arial"/>
            </w:rPr>
          </w:rPrChange>
        </w:rPr>
        <w:t xml:space="preserve">Le </w:t>
      </w:r>
      <w:proofErr w:type="spellStart"/>
      <w:r w:rsidRPr="00F26248">
        <w:rPr>
          <w:rFonts w:ascii="Arial" w:hAnsi="Arial" w:cs="Arial"/>
          <w:sz w:val="18"/>
          <w:rPrChange w:id="1864" w:author="Richard Fitzpatrick" w:date="2019-04-26T13:28:00Z">
            <w:rPr>
              <w:rFonts w:ascii="Arial" w:hAnsi="Arial" w:cs="Arial"/>
            </w:rPr>
          </w:rPrChange>
        </w:rPr>
        <w:t>Novère</w:t>
      </w:r>
      <w:proofErr w:type="spellEnd"/>
      <w:r w:rsidRPr="00F26248">
        <w:rPr>
          <w:rFonts w:ascii="Arial" w:hAnsi="Arial" w:cs="Arial"/>
          <w:sz w:val="18"/>
          <w:rPrChange w:id="1865" w:author="Richard Fitzpatrick" w:date="2019-04-26T13:28:00Z">
            <w:rPr>
              <w:rFonts w:ascii="Arial" w:hAnsi="Arial" w:cs="Arial"/>
            </w:rPr>
          </w:rPrChange>
        </w:rPr>
        <w:t xml:space="preserve"> N. (2015) ‘Quantitative and logic modelling of molecular and gene networks’, Nature reviews, </w:t>
      </w:r>
      <w:r w:rsidRPr="00F26248">
        <w:rPr>
          <w:rFonts w:ascii="Arial" w:hAnsi="Arial" w:cs="Arial"/>
          <w:i/>
          <w:sz w:val="18"/>
          <w:rPrChange w:id="1866" w:author="Richard Fitzpatrick" w:date="2019-04-26T13:28:00Z">
            <w:rPr>
              <w:rFonts w:ascii="Arial" w:hAnsi="Arial" w:cs="Arial"/>
              <w:i/>
            </w:rPr>
          </w:rPrChange>
        </w:rPr>
        <w:t>Genetics</w:t>
      </w:r>
      <w:r w:rsidRPr="00F26248">
        <w:rPr>
          <w:rFonts w:ascii="Arial" w:hAnsi="Arial" w:cs="Arial"/>
          <w:sz w:val="18"/>
          <w:rPrChange w:id="1867" w:author="Richard Fitzpatrick" w:date="2019-04-26T13:28:00Z">
            <w:rPr>
              <w:rFonts w:ascii="Arial" w:hAnsi="Arial" w:cs="Arial"/>
            </w:rPr>
          </w:rPrChange>
        </w:rPr>
        <w:t>, 16(3), pp.146–58.</w:t>
      </w:r>
    </w:p>
    <w:p w14:paraId="30F5C482" w14:textId="77777777" w:rsidR="006E792D" w:rsidRPr="00F26248" w:rsidRDefault="006E792D">
      <w:pPr>
        <w:tabs>
          <w:tab w:val="left" w:pos="7974"/>
        </w:tabs>
        <w:jc w:val="both"/>
        <w:rPr>
          <w:rFonts w:ascii="Arial" w:hAnsi="Arial" w:cs="Arial"/>
          <w:sz w:val="18"/>
          <w:rPrChange w:id="1868" w:author="Richard Fitzpatrick" w:date="2019-04-26T13:28:00Z">
            <w:rPr>
              <w:rFonts w:ascii="Arial" w:hAnsi="Arial" w:cs="Arial"/>
            </w:rPr>
          </w:rPrChange>
        </w:rPr>
        <w:pPrChange w:id="1869" w:author="Richard Fitzpatrick" w:date="2019-04-26T13:28:00Z">
          <w:pPr>
            <w:tabs>
              <w:tab w:val="left" w:pos="7974"/>
            </w:tabs>
          </w:pPr>
        </w:pPrChange>
      </w:pPr>
      <w:proofErr w:type="spellStart"/>
      <w:r w:rsidRPr="00F26248">
        <w:rPr>
          <w:rFonts w:ascii="Arial" w:hAnsi="Arial" w:cs="Arial"/>
          <w:sz w:val="18"/>
          <w:rPrChange w:id="1870" w:author="Richard Fitzpatrick" w:date="2019-04-26T13:28:00Z">
            <w:rPr>
              <w:rFonts w:ascii="Arial" w:hAnsi="Arial" w:cs="Arial"/>
            </w:rPr>
          </w:rPrChange>
        </w:rPr>
        <w:t>Lehninger</w:t>
      </w:r>
      <w:proofErr w:type="spellEnd"/>
      <w:r w:rsidRPr="00F26248">
        <w:rPr>
          <w:rFonts w:ascii="Arial" w:hAnsi="Arial" w:cs="Arial"/>
          <w:sz w:val="18"/>
          <w:rPrChange w:id="1871" w:author="Richard Fitzpatrick" w:date="2019-04-26T13:28:00Z">
            <w:rPr>
              <w:rFonts w:ascii="Arial" w:hAnsi="Arial" w:cs="Arial"/>
            </w:rPr>
          </w:rPrChange>
        </w:rPr>
        <w:t xml:space="preserve"> A., Cox M. and Nelson D. (2004) </w:t>
      </w:r>
      <w:r w:rsidRPr="00F26248">
        <w:rPr>
          <w:rFonts w:ascii="Arial" w:hAnsi="Arial" w:cs="Arial"/>
          <w:i/>
          <w:sz w:val="18"/>
          <w:rPrChange w:id="1872" w:author="Richard Fitzpatrick" w:date="2019-04-26T13:28:00Z">
            <w:rPr>
              <w:rFonts w:ascii="Arial" w:hAnsi="Arial" w:cs="Arial"/>
              <w:i/>
            </w:rPr>
          </w:rPrChange>
        </w:rPr>
        <w:t>Principles of Biochemistry</w:t>
      </w:r>
      <w:r w:rsidRPr="00F26248">
        <w:rPr>
          <w:rFonts w:ascii="Arial" w:hAnsi="Arial" w:cs="Arial"/>
          <w:sz w:val="18"/>
          <w:rPrChange w:id="1873" w:author="Richard Fitzpatrick" w:date="2019-04-26T13:28:00Z">
            <w:rPr>
              <w:rFonts w:ascii="Arial" w:hAnsi="Arial" w:cs="Arial"/>
            </w:rPr>
          </w:rPrChange>
        </w:rPr>
        <w:t>, New York: Worth Publishers.</w:t>
      </w:r>
    </w:p>
    <w:p w14:paraId="5F807BCD" w14:textId="77777777" w:rsidR="006E792D" w:rsidRPr="00F26248" w:rsidRDefault="006E792D">
      <w:pPr>
        <w:tabs>
          <w:tab w:val="left" w:pos="7974"/>
        </w:tabs>
        <w:jc w:val="both"/>
        <w:rPr>
          <w:rFonts w:ascii="Arial" w:hAnsi="Arial" w:cs="Arial"/>
          <w:sz w:val="18"/>
          <w:rPrChange w:id="1874" w:author="Richard Fitzpatrick" w:date="2019-04-26T13:28:00Z">
            <w:rPr>
              <w:rFonts w:ascii="Arial" w:hAnsi="Arial" w:cs="Arial"/>
            </w:rPr>
          </w:rPrChange>
        </w:rPr>
        <w:pPrChange w:id="1875" w:author="Richard Fitzpatrick" w:date="2019-04-26T13:28:00Z">
          <w:pPr>
            <w:tabs>
              <w:tab w:val="left" w:pos="7974"/>
            </w:tabs>
          </w:pPr>
        </w:pPrChange>
      </w:pPr>
      <w:proofErr w:type="spellStart"/>
      <w:r w:rsidRPr="00F26248">
        <w:rPr>
          <w:rFonts w:ascii="Arial" w:hAnsi="Arial" w:cs="Arial"/>
          <w:sz w:val="18"/>
          <w:rPrChange w:id="1876" w:author="Richard Fitzpatrick" w:date="2019-04-26T13:28:00Z">
            <w:rPr>
              <w:rFonts w:ascii="Arial" w:hAnsi="Arial" w:cs="Arial"/>
            </w:rPr>
          </w:rPrChange>
        </w:rPr>
        <w:t>Lillacci</w:t>
      </w:r>
      <w:proofErr w:type="spellEnd"/>
      <w:r w:rsidRPr="00F26248">
        <w:rPr>
          <w:rFonts w:ascii="Arial" w:hAnsi="Arial" w:cs="Arial"/>
          <w:sz w:val="18"/>
          <w:rPrChange w:id="1877" w:author="Richard Fitzpatrick" w:date="2019-04-26T13:28:00Z">
            <w:rPr>
              <w:rFonts w:ascii="Arial" w:hAnsi="Arial" w:cs="Arial"/>
            </w:rPr>
          </w:rPrChange>
        </w:rPr>
        <w:t xml:space="preserve"> G., </w:t>
      </w:r>
      <w:proofErr w:type="spellStart"/>
      <w:r w:rsidRPr="00F26248">
        <w:rPr>
          <w:rFonts w:ascii="Arial" w:hAnsi="Arial" w:cs="Arial"/>
          <w:sz w:val="18"/>
          <w:rPrChange w:id="1878" w:author="Richard Fitzpatrick" w:date="2019-04-26T13:28:00Z">
            <w:rPr>
              <w:rFonts w:ascii="Arial" w:hAnsi="Arial" w:cs="Arial"/>
            </w:rPr>
          </w:rPrChange>
        </w:rPr>
        <w:t>Asthagiri</w:t>
      </w:r>
      <w:proofErr w:type="spellEnd"/>
      <w:r w:rsidRPr="00F26248">
        <w:rPr>
          <w:rFonts w:ascii="Arial" w:hAnsi="Arial" w:cs="Arial"/>
          <w:sz w:val="18"/>
          <w:rPrChange w:id="1879" w:author="Richard Fitzpatrick" w:date="2019-04-26T13:28:00Z">
            <w:rPr>
              <w:rFonts w:ascii="Arial" w:hAnsi="Arial" w:cs="Arial"/>
            </w:rPr>
          </w:rPrChange>
        </w:rPr>
        <w:t xml:space="preserve"> A. and Khammash M. (2010) ‘Parameter Estimation and Model Selection in Computational Biology’, </w:t>
      </w:r>
      <w:r w:rsidRPr="00F26248">
        <w:rPr>
          <w:rFonts w:ascii="Arial" w:hAnsi="Arial" w:cs="Arial"/>
          <w:i/>
          <w:sz w:val="18"/>
          <w:rPrChange w:id="1880" w:author="Richard Fitzpatrick" w:date="2019-04-26T13:28:00Z">
            <w:rPr>
              <w:rFonts w:ascii="Arial" w:hAnsi="Arial" w:cs="Arial"/>
              <w:i/>
            </w:rPr>
          </w:rPrChange>
        </w:rPr>
        <w:t>PLoS Computational Biology</w:t>
      </w:r>
      <w:r w:rsidRPr="00F26248">
        <w:rPr>
          <w:rFonts w:ascii="Arial" w:hAnsi="Arial" w:cs="Arial"/>
          <w:sz w:val="18"/>
          <w:rPrChange w:id="1881" w:author="Richard Fitzpatrick" w:date="2019-04-26T13:28:00Z">
            <w:rPr>
              <w:rFonts w:ascii="Arial" w:hAnsi="Arial" w:cs="Arial"/>
            </w:rPr>
          </w:rPrChange>
        </w:rPr>
        <w:t>, 6(3).</w:t>
      </w:r>
    </w:p>
    <w:p w14:paraId="5F1A59BD" w14:textId="77777777" w:rsidR="006E792D" w:rsidRPr="00F26248" w:rsidRDefault="006E792D">
      <w:pPr>
        <w:tabs>
          <w:tab w:val="left" w:pos="7974"/>
        </w:tabs>
        <w:jc w:val="both"/>
        <w:rPr>
          <w:rFonts w:ascii="Arial" w:hAnsi="Arial" w:cs="Arial"/>
          <w:sz w:val="18"/>
          <w:rPrChange w:id="1882" w:author="Richard Fitzpatrick" w:date="2019-04-26T13:28:00Z">
            <w:rPr>
              <w:rFonts w:ascii="Arial" w:hAnsi="Arial" w:cs="Arial"/>
            </w:rPr>
          </w:rPrChange>
        </w:rPr>
        <w:pPrChange w:id="1883" w:author="Richard Fitzpatrick" w:date="2019-04-26T13:28:00Z">
          <w:pPr>
            <w:tabs>
              <w:tab w:val="left" w:pos="7974"/>
            </w:tabs>
          </w:pPr>
        </w:pPrChange>
      </w:pPr>
      <w:proofErr w:type="spellStart"/>
      <w:r w:rsidRPr="00F26248">
        <w:rPr>
          <w:rFonts w:ascii="Arial" w:hAnsi="Arial" w:cs="Arial"/>
          <w:sz w:val="18"/>
          <w:rPrChange w:id="1884" w:author="Richard Fitzpatrick" w:date="2019-04-26T13:28:00Z">
            <w:rPr>
              <w:rFonts w:ascii="Arial" w:hAnsi="Arial" w:cs="Arial"/>
            </w:rPr>
          </w:rPrChange>
        </w:rPr>
        <w:t>Lodish</w:t>
      </w:r>
      <w:proofErr w:type="spellEnd"/>
      <w:r w:rsidRPr="00F26248">
        <w:rPr>
          <w:rFonts w:ascii="Arial" w:hAnsi="Arial" w:cs="Arial"/>
          <w:sz w:val="18"/>
          <w:rPrChange w:id="1885" w:author="Richard Fitzpatrick" w:date="2019-04-26T13:28:00Z">
            <w:rPr>
              <w:rFonts w:ascii="Arial" w:hAnsi="Arial" w:cs="Arial"/>
            </w:rPr>
          </w:rPrChange>
        </w:rPr>
        <w:t xml:space="preserve"> H.F., Berk A., Kaiser C., Krieger M., Bretscher A., </w:t>
      </w:r>
      <w:proofErr w:type="spellStart"/>
      <w:r w:rsidRPr="00F26248">
        <w:rPr>
          <w:rFonts w:ascii="Arial" w:hAnsi="Arial" w:cs="Arial"/>
          <w:sz w:val="18"/>
          <w:rPrChange w:id="1886" w:author="Richard Fitzpatrick" w:date="2019-04-26T13:28:00Z">
            <w:rPr>
              <w:rFonts w:ascii="Arial" w:hAnsi="Arial" w:cs="Arial"/>
            </w:rPr>
          </w:rPrChange>
        </w:rPr>
        <w:t>Hidde</w:t>
      </w:r>
      <w:proofErr w:type="spellEnd"/>
      <w:r w:rsidRPr="00F26248">
        <w:rPr>
          <w:rFonts w:ascii="Arial" w:hAnsi="Arial" w:cs="Arial"/>
          <w:sz w:val="18"/>
          <w:rPrChange w:id="1887" w:author="Richard Fitzpatrick" w:date="2019-04-26T13:28:00Z">
            <w:rPr>
              <w:rFonts w:ascii="Arial" w:hAnsi="Arial" w:cs="Arial"/>
            </w:rPr>
          </w:rPrChange>
        </w:rPr>
        <w:t xml:space="preserve"> L. et al. (2016) </w:t>
      </w:r>
      <w:r w:rsidRPr="00F26248">
        <w:rPr>
          <w:rFonts w:ascii="Arial" w:hAnsi="Arial" w:cs="Arial"/>
          <w:i/>
          <w:sz w:val="18"/>
          <w:rPrChange w:id="1888" w:author="Richard Fitzpatrick" w:date="2019-04-26T13:28:00Z">
            <w:rPr>
              <w:rFonts w:ascii="Arial" w:hAnsi="Arial" w:cs="Arial"/>
              <w:i/>
            </w:rPr>
          </w:rPrChange>
        </w:rPr>
        <w:t>Molecular Cell Biology</w:t>
      </w:r>
      <w:r w:rsidRPr="00F26248">
        <w:rPr>
          <w:rFonts w:ascii="Arial" w:hAnsi="Arial" w:cs="Arial"/>
          <w:sz w:val="18"/>
          <w:rPrChange w:id="1889" w:author="Richard Fitzpatrick" w:date="2019-04-26T13:28:00Z">
            <w:rPr>
              <w:rFonts w:ascii="Arial" w:hAnsi="Arial" w:cs="Arial"/>
            </w:rPr>
          </w:rPrChange>
        </w:rPr>
        <w:t xml:space="preserve">, New </w:t>
      </w:r>
      <w:proofErr w:type="gramStart"/>
      <w:r w:rsidRPr="00F26248">
        <w:rPr>
          <w:rFonts w:ascii="Arial" w:hAnsi="Arial" w:cs="Arial"/>
          <w:sz w:val="18"/>
          <w:rPrChange w:id="1890" w:author="Richard Fitzpatrick" w:date="2019-04-26T13:28:00Z">
            <w:rPr>
              <w:rFonts w:ascii="Arial" w:hAnsi="Arial" w:cs="Arial"/>
            </w:rPr>
          </w:rPrChange>
        </w:rPr>
        <w:t>York :</w:t>
      </w:r>
      <w:proofErr w:type="gramEnd"/>
      <w:r w:rsidRPr="00F26248">
        <w:rPr>
          <w:rFonts w:ascii="Arial" w:hAnsi="Arial" w:cs="Arial"/>
          <w:sz w:val="18"/>
          <w:rPrChange w:id="1891" w:author="Richard Fitzpatrick" w:date="2019-04-26T13:28:00Z">
            <w:rPr>
              <w:rFonts w:ascii="Arial" w:hAnsi="Arial" w:cs="Arial"/>
            </w:rPr>
          </w:rPrChange>
        </w:rPr>
        <w:t xml:space="preserve"> W.H. Freeman/Macmillan Learning</w:t>
      </w:r>
    </w:p>
    <w:p w14:paraId="10F18194" w14:textId="77777777" w:rsidR="006E792D" w:rsidRPr="00F26248" w:rsidRDefault="006E792D">
      <w:pPr>
        <w:tabs>
          <w:tab w:val="left" w:pos="7974"/>
        </w:tabs>
        <w:jc w:val="both"/>
        <w:rPr>
          <w:rFonts w:ascii="Arial" w:hAnsi="Arial" w:cs="Arial"/>
          <w:sz w:val="18"/>
          <w:rPrChange w:id="1892" w:author="Richard Fitzpatrick" w:date="2019-04-26T13:28:00Z">
            <w:rPr>
              <w:rFonts w:ascii="Arial" w:hAnsi="Arial" w:cs="Arial"/>
            </w:rPr>
          </w:rPrChange>
        </w:rPr>
        <w:pPrChange w:id="1893" w:author="Richard Fitzpatrick" w:date="2019-04-26T13:28:00Z">
          <w:pPr>
            <w:tabs>
              <w:tab w:val="left" w:pos="7974"/>
            </w:tabs>
          </w:pPr>
        </w:pPrChange>
      </w:pPr>
      <w:r w:rsidRPr="00F26248">
        <w:rPr>
          <w:rFonts w:ascii="Arial" w:hAnsi="Arial" w:cs="Arial"/>
          <w:sz w:val="18"/>
          <w:rPrChange w:id="1894" w:author="Richard Fitzpatrick" w:date="2019-04-26T13:28:00Z">
            <w:rPr>
              <w:rFonts w:ascii="Arial" w:hAnsi="Arial" w:cs="Arial"/>
            </w:rPr>
          </w:rPrChange>
        </w:rPr>
        <w:t xml:space="preserve">Lum L. and Beachy P.A. (2004) ‘The Hedgehog Response Network: Sensors, Switches, and Routers’, </w:t>
      </w:r>
      <w:r w:rsidRPr="00F26248">
        <w:rPr>
          <w:rFonts w:ascii="Arial" w:hAnsi="Arial" w:cs="Arial"/>
          <w:i/>
          <w:sz w:val="18"/>
          <w:rPrChange w:id="1895" w:author="Richard Fitzpatrick" w:date="2019-04-26T13:28:00Z">
            <w:rPr>
              <w:rFonts w:ascii="Arial" w:hAnsi="Arial" w:cs="Arial"/>
              <w:i/>
            </w:rPr>
          </w:rPrChange>
        </w:rPr>
        <w:t>Science</w:t>
      </w:r>
      <w:r w:rsidRPr="00F26248">
        <w:rPr>
          <w:rFonts w:ascii="Arial" w:hAnsi="Arial" w:cs="Arial"/>
          <w:sz w:val="18"/>
          <w:rPrChange w:id="1896" w:author="Richard Fitzpatrick" w:date="2019-04-26T13:28:00Z">
            <w:rPr>
              <w:rFonts w:ascii="Arial" w:hAnsi="Arial" w:cs="Arial"/>
            </w:rPr>
          </w:rPrChange>
        </w:rPr>
        <w:t>, 304(5678), pp. 1755-1759.</w:t>
      </w:r>
    </w:p>
    <w:p w14:paraId="1C04BD0C" w14:textId="77777777" w:rsidR="006E792D" w:rsidRPr="00F26248" w:rsidRDefault="006E792D">
      <w:pPr>
        <w:tabs>
          <w:tab w:val="left" w:pos="7974"/>
        </w:tabs>
        <w:jc w:val="both"/>
        <w:rPr>
          <w:rFonts w:ascii="Arial" w:hAnsi="Arial" w:cs="Arial"/>
          <w:sz w:val="18"/>
          <w:rPrChange w:id="1897" w:author="Richard Fitzpatrick" w:date="2019-04-26T13:28:00Z">
            <w:rPr>
              <w:rFonts w:ascii="Arial" w:hAnsi="Arial" w:cs="Arial"/>
            </w:rPr>
          </w:rPrChange>
        </w:rPr>
        <w:pPrChange w:id="1898" w:author="Richard Fitzpatrick" w:date="2019-04-26T13:28:00Z">
          <w:pPr>
            <w:tabs>
              <w:tab w:val="left" w:pos="7974"/>
            </w:tabs>
          </w:pPr>
        </w:pPrChange>
      </w:pPr>
      <w:proofErr w:type="spellStart"/>
      <w:r w:rsidRPr="00F26248">
        <w:rPr>
          <w:rFonts w:ascii="Arial" w:hAnsi="Arial" w:cs="Arial"/>
          <w:sz w:val="18"/>
          <w:rPrChange w:id="1899" w:author="Richard Fitzpatrick" w:date="2019-04-26T13:28:00Z">
            <w:rPr>
              <w:rFonts w:ascii="Arial" w:hAnsi="Arial" w:cs="Arial"/>
            </w:rPr>
          </w:rPrChange>
        </w:rPr>
        <w:t>Markevich</w:t>
      </w:r>
      <w:proofErr w:type="spellEnd"/>
      <w:r w:rsidRPr="00F26248">
        <w:rPr>
          <w:rFonts w:ascii="Arial" w:hAnsi="Arial" w:cs="Arial"/>
          <w:sz w:val="18"/>
          <w:rPrChange w:id="1900" w:author="Richard Fitzpatrick" w:date="2019-04-26T13:28:00Z">
            <w:rPr>
              <w:rFonts w:ascii="Arial" w:hAnsi="Arial" w:cs="Arial"/>
            </w:rPr>
          </w:rPrChange>
        </w:rPr>
        <w:t xml:space="preserve"> N., Hoek J. and Kholodenko B. (2004) ‘</w:t>
      </w:r>
      <w:proofErr w:type="spellStart"/>
      <w:r w:rsidRPr="00F26248">
        <w:rPr>
          <w:rFonts w:ascii="Arial" w:hAnsi="Arial" w:cs="Arial"/>
          <w:sz w:val="18"/>
          <w:rPrChange w:id="1901" w:author="Richard Fitzpatrick" w:date="2019-04-26T13:28:00Z">
            <w:rPr>
              <w:rFonts w:ascii="Arial" w:hAnsi="Arial" w:cs="Arial"/>
            </w:rPr>
          </w:rPrChange>
        </w:rPr>
        <w:t>Signaling</w:t>
      </w:r>
      <w:proofErr w:type="spellEnd"/>
      <w:r w:rsidRPr="00F26248">
        <w:rPr>
          <w:rFonts w:ascii="Arial" w:hAnsi="Arial" w:cs="Arial"/>
          <w:sz w:val="18"/>
          <w:rPrChange w:id="1902" w:author="Richard Fitzpatrick" w:date="2019-04-26T13:28:00Z">
            <w:rPr>
              <w:rFonts w:ascii="Arial" w:hAnsi="Arial" w:cs="Arial"/>
            </w:rPr>
          </w:rPrChange>
        </w:rPr>
        <w:t xml:space="preserve"> switches and bistability arising from multisite phosphorylation in protein kinase cascades’, </w:t>
      </w:r>
      <w:r w:rsidRPr="00F26248">
        <w:rPr>
          <w:rFonts w:ascii="Arial" w:hAnsi="Arial" w:cs="Arial"/>
          <w:i/>
          <w:sz w:val="18"/>
          <w:rPrChange w:id="1903" w:author="Richard Fitzpatrick" w:date="2019-04-26T13:28:00Z">
            <w:rPr>
              <w:rFonts w:ascii="Arial" w:hAnsi="Arial" w:cs="Arial"/>
              <w:i/>
            </w:rPr>
          </w:rPrChange>
        </w:rPr>
        <w:t>The Journal of Cell Biology</w:t>
      </w:r>
      <w:r w:rsidRPr="00F26248">
        <w:rPr>
          <w:rFonts w:ascii="Arial" w:hAnsi="Arial" w:cs="Arial"/>
          <w:sz w:val="18"/>
          <w:rPrChange w:id="1904" w:author="Richard Fitzpatrick" w:date="2019-04-26T13:28:00Z">
            <w:rPr>
              <w:rFonts w:ascii="Arial" w:hAnsi="Arial" w:cs="Arial"/>
            </w:rPr>
          </w:rPrChange>
        </w:rPr>
        <w:t>, 164(3), pp. 353(7).</w:t>
      </w:r>
    </w:p>
    <w:p w14:paraId="7CD52443" w14:textId="77777777" w:rsidR="006E792D" w:rsidRPr="00F26248" w:rsidRDefault="006E792D">
      <w:pPr>
        <w:tabs>
          <w:tab w:val="left" w:pos="7974"/>
        </w:tabs>
        <w:jc w:val="both"/>
        <w:rPr>
          <w:rFonts w:ascii="Arial" w:hAnsi="Arial" w:cs="Arial"/>
          <w:sz w:val="18"/>
          <w:rPrChange w:id="1905" w:author="Richard Fitzpatrick" w:date="2019-04-26T13:28:00Z">
            <w:rPr>
              <w:rFonts w:ascii="Arial" w:hAnsi="Arial" w:cs="Arial"/>
            </w:rPr>
          </w:rPrChange>
        </w:rPr>
        <w:pPrChange w:id="1906" w:author="Richard Fitzpatrick" w:date="2019-04-26T13:28:00Z">
          <w:pPr>
            <w:tabs>
              <w:tab w:val="left" w:pos="7974"/>
            </w:tabs>
          </w:pPr>
        </w:pPrChange>
      </w:pPr>
      <w:r w:rsidRPr="00F26248">
        <w:rPr>
          <w:rFonts w:ascii="Arial" w:hAnsi="Arial" w:cs="Arial"/>
          <w:sz w:val="18"/>
          <w:rPrChange w:id="1907" w:author="Richard Fitzpatrick" w:date="2019-04-26T13:28:00Z">
            <w:rPr>
              <w:rFonts w:ascii="Arial" w:hAnsi="Arial" w:cs="Arial"/>
            </w:rPr>
          </w:rPrChange>
        </w:rPr>
        <w:t xml:space="preserve">Molla-Herman A., </w:t>
      </w:r>
      <w:proofErr w:type="spellStart"/>
      <w:r w:rsidRPr="00F26248">
        <w:rPr>
          <w:rFonts w:ascii="Arial" w:hAnsi="Arial" w:cs="Arial"/>
          <w:sz w:val="18"/>
          <w:rPrChange w:id="1908" w:author="Richard Fitzpatrick" w:date="2019-04-26T13:28:00Z">
            <w:rPr>
              <w:rFonts w:ascii="Arial" w:hAnsi="Arial" w:cs="Arial"/>
            </w:rPr>
          </w:rPrChange>
        </w:rPr>
        <w:t>Ghossoub</w:t>
      </w:r>
      <w:proofErr w:type="spellEnd"/>
      <w:r w:rsidRPr="00F26248">
        <w:rPr>
          <w:rFonts w:ascii="Arial" w:hAnsi="Arial" w:cs="Arial"/>
          <w:sz w:val="18"/>
          <w:rPrChange w:id="1909" w:author="Richard Fitzpatrick" w:date="2019-04-26T13:28:00Z">
            <w:rPr>
              <w:rFonts w:ascii="Arial" w:hAnsi="Arial" w:cs="Arial"/>
            </w:rPr>
          </w:rPrChange>
        </w:rPr>
        <w:t xml:space="preserve"> R., </w:t>
      </w:r>
      <w:proofErr w:type="spellStart"/>
      <w:r w:rsidRPr="00F26248">
        <w:rPr>
          <w:rFonts w:ascii="Arial" w:hAnsi="Arial" w:cs="Arial"/>
          <w:sz w:val="18"/>
          <w:rPrChange w:id="1910" w:author="Richard Fitzpatrick" w:date="2019-04-26T13:28:00Z">
            <w:rPr>
              <w:rFonts w:ascii="Arial" w:hAnsi="Arial" w:cs="Arial"/>
            </w:rPr>
          </w:rPrChange>
        </w:rPr>
        <w:t>Blisnick</w:t>
      </w:r>
      <w:proofErr w:type="spellEnd"/>
      <w:r w:rsidRPr="00F26248">
        <w:rPr>
          <w:rFonts w:ascii="Arial" w:hAnsi="Arial" w:cs="Arial"/>
          <w:sz w:val="18"/>
          <w:rPrChange w:id="1911" w:author="Richard Fitzpatrick" w:date="2019-04-26T13:28:00Z">
            <w:rPr>
              <w:rFonts w:ascii="Arial" w:hAnsi="Arial" w:cs="Arial"/>
            </w:rPr>
          </w:rPrChange>
        </w:rPr>
        <w:t xml:space="preserve"> T., Meunier A., Serres C., Silbermann F. et al. (2010) ‘The ciliary pocket: an endocytic membrane domain at the base of primary and motile cilia’, </w:t>
      </w:r>
      <w:r w:rsidRPr="00F26248">
        <w:rPr>
          <w:rFonts w:ascii="Arial" w:hAnsi="Arial" w:cs="Arial"/>
          <w:i/>
          <w:sz w:val="18"/>
          <w:rPrChange w:id="1912" w:author="Richard Fitzpatrick" w:date="2019-04-26T13:28:00Z">
            <w:rPr>
              <w:rFonts w:ascii="Arial" w:hAnsi="Arial" w:cs="Arial"/>
              <w:i/>
            </w:rPr>
          </w:rPrChange>
        </w:rPr>
        <w:t>Journal of Cell Science</w:t>
      </w:r>
      <w:r w:rsidRPr="00F26248">
        <w:rPr>
          <w:rFonts w:ascii="Arial" w:hAnsi="Arial" w:cs="Arial"/>
          <w:sz w:val="18"/>
          <w:rPrChange w:id="1913" w:author="Richard Fitzpatrick" w:date="2019-04-26T13:28:00Z">
            <w:rPr>
              <w:rFonts w:ascii="Arial" w:hAnsi="Arial" w:cs="Arial"/>
            </w:rPr>
          </w:rPrChange>
        </w:rPr>
        <w:t>, 123, pp. 1785-1795.</w:t>
      </w:r>
    </w:p>
    <w:p w14:paraId="17DD134E" w14:textId="77777777" w:rsidR="006E792D" w:rsidRPr="00F26248" w:rsidRDefault="006E792D">
      <w:pPr>
        <w:tabs>
          <w:tab w:val="left" w:pos="7974"/>
        </w:tabs>
        <w:jc w:val="both"/>
        <w:rPr>
          <w:rFonts w:ascii="Arial" w:hAnsi="Arial" w:cs="Arial"/>
          <w:sz w:val="18"/>
          <w:rPrChange w:id="1914" w:author="Richard Fitzpatrick" w:date="2019-04-26T13:28:00Z">
            <w:rPr>
              <w:rFonts w:ascii="Arial" w:hAnsi="Arial" w:cs="Arial"/>
            </w:rPr>
          </w:rPrChange>
        </w:rPr>
        <w:pPrChange w:id="1915" w:author="Richard Fitzpatrick" w:date="2019-04-26T13:28:00Z">
          <w:pPr>
            <w:tabs>
              <w:tab w:val="left" w:pos="7974"/>
            </w:tabs>
          </w:pPr>
        </w:pPrChange>
      </w:pPr>
      <w:r w:rsidRPr="00F26248">
        <w:rPr>
          <w:rFonts w:ascii="Arial" w:hAnsi="Arial" w:cs="Arial"/>
          <w:sz w:val="18"/>
          <w:rPrChange w:id="1916" w:author="Richard Fitzpatrick" w:date="2019-04-26T13:28:00Z">
            <w:rPr>
              <w:rFonts w:ascii="Arial" w:hAnsi="Arial" w:cs="Arial"/>
            </w:rPr>
          </w:rPrChange>
        </w:rPr>
        <w:t xml:space="preserve">Morris M., </w:t>
      </w:r>
      <w:proofErr w:type="spellStart"/>
      <w:r w:rsidRPr="00F26248">
        <w:rPr>
          <w:rFonts w:ascii="Arial" w:hAnsi="Arial" w:cs="Arial"/>
          <w:sz w:val="18"/>
          <w:rPrChange w:id="1917" w:author="Richard Fitzpatrick" w:date="2019-04-26T13:28:00Z">
            <w:rPr>
              <w:rFonts w:ascii="Arial" w:hAnsi="Arial" w:cs="Arial"/>
            </w:rPr>
          </w:rPrChange>
        </w:rPr>
        <w:t>Saez</w:t>
      </w:r>
      <w:proofErr w:type="spellEnd"/>
      <w:r w:rsidRPr="00F26248">
        <w:rPr>
          <w:rFonts w:ascii="Arial" w:hAnsi="Arial" w:cs="Arial"/>
          <w:sz w:val="18"/>
          <w:rPrChange w:id="1918" w:author="Richard Fitzpatrick" w:date="2019-04-26T13:28:00Z">
            <w:rPr>
              <w:rFonts w:ascii="Arial" w:hAnsi="Arial" w:cs="Arial"/>
            </w:rPr>
          </w:rPrChange>
        </w:rPr>
        <w:t xml:space="preserve">-Rodriguez J., </w:t>
      </w:r>
      <w:proofErr w:type="spellStart"/>
      <w:r w:rsidRPr="00F26248">
        <w:rPr>
          <w:rFonts w:ascii="Arial" w:hAnsi="Arial" w:cs="Arial"/>
          <w:sz w:val="18"/>
          <w:rPrChange w:id="1919" w:author="Richard Fitzpatrick" w:date="2019-04-26T13:28:00Z">
            <w:rPr>
              <w:rFonts w:ascii="Arial" w:hAnsi="Arial" w:cs="Arial"/>
            </w:rPr>
          </w:rPrChange>
        </w:rPr>
        <w:t>Sorger</w:t>
      </w:r>
      <w:proofErr w:type="spellEnd"/>
      <w:r w:rsidRPr="00F26248">
        <w:rPr>
          <w:rFonts w:ascii="Arial" w:hAnsi="Arial" w:cs="Arial"/>
          <w:sz w:val="18"/>
          <w:rPrChange w:id="1920" w:author="Richard Fitzpatrick" w:date="2019-04-26T13:28:00Z">
            <w:rPr>
              <w:rFonts w:ascii="Arial" w:hAnsi="Arial" w:cs="Arial"/>
            </w:rPr>
          </w:rPrChange>
        </w:rPr>
        <w:t xml:space="preserve"> P. and </w:t>
      </w:r>
      <w:proofErr w:type="spellStart"/>
      <w:r w:rsidRPr="00F26248">
        <w:rPr>
          <w:rFonts w:ascii="Arial" w:hAnsi="Arial" w:cs="Arial"/>
          <w:sz w:val="18"/>
          <w:rPrChange w:id="1921" w:author="Richard Fitzpatrick" w:date="2019-04-26T13:28:00Z">
            <w:rPr>
              <w:rFonts w:ascii="Arial" w:hAnsi="Arial" w:cs="Arial"/>
            </w:rPr>
          </w:rPrChange>
        </w:rPr>
        <w:t>Lauffenburger</w:t>
      </w:r>
      <w:proofErr w:type="spellEnd"/>
      <w:r w:rsidRPr="00F26248">
        <w:rPr>
          <w:rFonts w:ascii="Arial" w:hAnsi="Arial" w:cs="Arial"/>
          <w:sz w:val="18"/>
          <w:rPrChange w:id="1922" w:author="Richard Fitzpatrick" w:date="2019-04-26T13:28:00Z">
            <w:rPr>
              <w:rFonts w:ascii="Arial" w:hAnsi="Arial" w:cs="Arial"/>
            </w:rPr>
          </w:rPrChange>
        </w:rPr>
        <w:t xml:space="preserve"> D. (2010) ‘Logic-Based Models for the Analysis of Cell </w:t>
      </w:r>
      <w:proofErr w:type="spellStart"/>
      <w:r w:rsidRPr="00F26248">
        <w:rPr>
          <w:rFonts w:ascii="Arial" w:hAnsi="Arial" w:cs="Arial"/>
          <w:sz w:val="18"/>
          <w:rPrChange w:id="1923" w:author="Richard Fitzpatrick" w:date="2019-04-26T13:28:00Z">
            <w:rPr>
              <w:rFonts w:ascii="Arial" w:hAnsi="Arial" w:cs="Arial"/>
            </w:rPr>
          </w:rPrChange>
        </w:rPr>
        <w:t>Signaling</w:t>
      </w:r>
      <w:proofErr w:type="spellEnd"/>
      <w:r w:rsidRPr="00F26248">
        <w:rPr>
          <w:rFonts w:ascii="Arial" w:hAnsi="Arial" w:cs="Arial"/>
          <w:sz w:val="18"/>
          <w:rPrChange w:id="1924" w:author="Richard Fitzpatrick" w:date="2019-04-26T13:28:00Z">
            <w:rPr>
              <w:rFonts w:ascii="Arial" w:hAnsi="Arial" w:cs="Arial"/>
            </w:rPr>
          </w:rPrChange>
        </w:rPr>
        <w:t xml:space="preserve"> Networks’, </w:t>
      </w:r>
      <w:r w:rsidRPr="00F26248">
        <w:rPr>
          <w:rFonts w:ascii="Arial" w:hAnsi="Arial" w:cs="Arial"/>
          <w:i/>
          <w:sz w:val="18"/>
          <w:rPrChange w:id="1925" w:author="Richard Fitzpatrick" w:date="2019-04-26T13:28:00Z">
            <w:rPr>
              <w:rFonts w:ascii="Arial" w:hAnsi="Arial" w:cs="Arial"/>
              <w:i/>
            </w:rPr>
          </w:rPrChange>
        </w:rPr>
        <w:t>Biochemistry</w:t>
      </w:r>
      <w:r w:rsidRPr="00F26248">
        <w:rPr>
          <w:rFonts w:ascii="Arial" w:hAnsi="Arial" w:cs="Arial"/>
          <w:sz w:val="18"/>
          <w:rPrChange w:id="1926" w:author="Richard Fitzpatrick" w:date="2019-04-26T13:28:00Z">
            <w:rPr>
              <w:rFonts w:ascii="Arial" w:hAnsi="Arial" w:cs="Arial"/>
            </w:rPr>
          </w:rPrChange>
        </w:rPr>
        <w:t>, 49(15), pp. 3216-3224.</w:t>
      </w:r>
    </w:p>
    <w:p w14:paraId="173A5FA5" w14:textId="77777777" w:rsidR="006E792D" w:rsidRPr="00F26248" w:rsidRDefault="006E792D">
      <w:pPr>
        <w:tabs>
          <w:tab w:val="left" w:pos="7974"/>
        </w:tabs>
        <w:jc w:val="both"/>
        <w:rPr>
          <w:rStyle w:val="pagelast"/>
          <w:rFonts w:ascii="Arial" w:hAnsi="Arial" w:cs="Arial"/>
          <w:sz w:val="18"/>
          <w:rPrChange w:id="1927" w:author="Richard Fitzpatrick" w:date="2019-04-26T13:28:00Z">
            <w:rPr>
              <w:rStyle w:val="pagelast"/>
              <w:rFonts w:ascii="Arial" w:hAnsi="Arial" w:cs="Arial"/>
            </w:rPr>
          </w:rPrChange>
        </w:rPr>
        <w:pPrChange w:id="1928" w:author="Richard Fitzpatrick" w:date="2019-04-26T13:28:00Z">
          <w:pPr>
            <w:tabs>
              <w:tab w:val="left" w:pos="7974"/>
            </w:tabs>
          </w:pPr>
        </w:pPrChange>
      </w:pPr>
      <w:r w:rsidRPr="00F26248">
        <w:rPr>
          <w:rStyle w:val="pagelast"/>
          <w:rFonts w:ascii="Arial" w:hAnsi="Arial" w:cs="Arial"/>
          <w:sz w:val="18"/>
          <w:rPrChange w:id="1929" w:author="Richard Fitzpatrick" w:date="2019-04-26T13:28:00Z">
            <w:rPr>
              <w:rStyle w:val="pagelast"/>
              <w:rFonts w:ascii="Arial" w:hAnsi="Arial" w:cs="Arial"/>
            </w:rPr>
          </w:rPrChange>
        </w:rPr>
        <w:t xml:space="preserve">Mukhopadhyay S., Wen X., Ratti n., </w:t>
      </w:r>
      <w:proofErr w:type="spellStart"/>
      <w:r w:rsidRPr="00F26248">
        <w:rPr>
          <w:rStyle w:val="pagelast"/>
          <w:rFonts w:ascii="Arial" w:hAnsi="Arial" w:cs="Arial"/>
          <w:sz w:val="18"/>
          <w:rPrChange w:id="1930" w:author="Richard Fitzpatrick" w:date="2019-04-26T13:28:00Z">
            <w:rPr>
              <w:rStyle w:val="pagelast"/>
              <w:rFonts w:ascii="Arial" w:hAnsi="Arial" w:cs="Arial"/>
            </w:rPr>
          </w:rPrChange>
        </w:rPr>
        <w:t>Loktev</w:t>
      </w:r>
      <w:proofErr w:type="spellEnd"/>
      <w:r w:rsidRPr="00F26248">
        <w:rPr>
          <w:rStyle w:val="pagelast"/>
          <w:rFonts w:ascii="Arial" w:hAnsi="Arial" w:cs="Arial"/>
          <w:sz w:val="18"/>
          <w:rPrChange w:id="1931" w:author="Richard Fitzpatrick" w:date="2019-04-26T13:28:00Z">
            <w:rPr>
              <w:rStyle w:val="pagelast"/>
              <w:rFonts w:ascii="Arial" w:hAnsi="Arial" w:cs="Arial"/>
            </w:rPr>
          </w:rPrChange>
        </w:rPr>
        <w:t xml:space="preserve"> A., </w:t>
      </w:r>
      <w:proofErr w:type="spellStart"/>
      <w:r w:rsidRPr="00F26248">
        <w:rPr>
          <w:rStyle w:val="pagelast"/>
          <w:rFonts w:ascii="Arial" w:hAnsi="Arial" w:cs="Arial"/>
          <w:sz w:val="18"/>
          <w:rPrChange w:id="1932" w:author="Richard Fitzpatrick" w:date="2019-04-26T13:28:00Z">
            <w:rPr>
              <w:rStyle w:val="pagelast"/>
              <w:rFonts w:ascii="Arial" w:hAnsi="Arial" w:cs="Arial"/>
            </w:rPr>
          </w:rPrChange>
        </w:rPr>
        <w:t>Rangell</w:t>
      </w:r>
      <w:proofErr w:type="spellEnd"/>
      <w:r w:rsidRPr="00F26248">
        <w:rPr>
          <w:rStyle w:val="pagelast"/>
          <w:rFonts w:ascii="Arial" w:hAnsi="Arial" w:cs="Arial"/>
          <w:sz w:val="18"/>
          <w:rPrChange w:id="1933" w:author="Richard Fitzpatrick" w:date="2019-04-26T13:28:00Z">
            <w:rPr>
              <w:rStyle w:val="pagelast"/>
              <w:rFonts w:ascii="Arial" w:hAnsi="Arial" w:cs="Arial"/>
            </w:rPr>
          </w:rPrChange>
        </w:rPr>
        <w:t xml:space="preserve"> L., Scales S.J. and Jackson P.K. (2013) ‘The ciliary G-protein-coupled receptor Gpr161 negatively regulates the Sonic hedgehog pathway via cAMP </w:t>
      </w:r>
      <w:proofErr w:type="spellStart"/>
      <w:r w:rsidRPr="00F26248">
        <w:rPr>
          <w:rStyle w:val="pagelast"/>
          <w:rFonts w:ascii="Arial" w:hAnsi="Arial" w:cs="Arial"/>
          <w:sz w:val="18"/>
          <w:rPrChange w:id="1934" w:author="Richard Fitzpatrick" w:date="2019-04-26T13:28:00Z">
            <w:rPr>
              <w:rStyle w:val="pagelast"/>
              <w:rFonts w:ascii="Arial" w:hAnsi="Arial" w:cs="Arial"/>
            </w:rPr>
          </w:rPrChange>
        </w:rPr>
        <w:t>signaling</w:t>
      </w:r>
      <w:proofErr w:type="spellEnd"/>
      <w:r w:rsidRPr="00F26248">
        <w:rPr>
          <w:rStyle w:val="pagelast"/>
          <w:rFonts w:ascii="Arial" w:hAnsi="Arial" w:cs="Arial"/>
          <w:sz w:val="18"/>
          <w:rPrChange w:id="1935" w:author="Richard Fitzpatrick" w:date="2019-04-26T13:28:00Z">
            <w:rPr>
              <w:rStyle w:val="pagelast"/>
              <w:rFonts w:ascii="Arial" w:hAnsi="Arial" w:cs="Arial"/>
            </w:rPr>
          </w:rPrChange>
        </w:rPr>
        <w:t xml:space="preserve">’, </w:t>
      </w:r>
      <w:r w:rsidRPr="00F26248">
        <w:rPr>
          <w:rStyle w:val="pagelast"/>
          <w:rFonts w:ascii="Arial" w:hAnsi="Arial" w:cs="Arial"/>
          <w:i/>
          <w:sz w:val="18"/>
          <w:rPrChange w:id="1936" w:author="Richard Fitzpatrick" w:date="2019-04-26T13:28:00Z">
            <w:rPr>
              <w:rStyle w:val="pagelast"/>
              <w:rFonts w:ascii="Arial" w:hAnsi="Arial" w:cs="Arial"/>
              <w:i/>
            </w:rPr>
          </w:rPrChange>
        </w:rPr>
        <w:t>Cell</w:t>
      </w:r>
      <w:r w:rsidRPr="00F26248">
        <w:rPr>
          <w:rStyle w:val="pagelast"/>
          <w:rFonts w:ascii="Arial" w:hAnsi="Arial" w:cs="Arial"/>
          <w:sz w:val="18"/>
          <w:rPrChange w:id="1937" w:author="Richard Fitzpatrick" w:date="2019-04-26T13:28:00Z">
            <w:rPr>
              <w:rStyle w:val="pagelast"/>
              <w:rFonts w:ascii="Arial" w:hAnsi="Arial" w:cs="Arial"/>
            </w:rPr>
          </w:rPrChange>
        </w:rPr>
        <w:t>, 152(2), pp. 210-223.</w:t>
      </w:r>
    </w:p>
    <w:p w14:paraId="3573FB48" w14:textId="77777777" w:rsidR="006E792D" w:rsidRPr="00F26248" w:rsidRDefault="006E792D">
      <w:pPr>
        <w:tabs>
          <w:tab w:val="left" w:pos="7974"/>
        </w:tabs>
        <w:jc w:val="both"/>
        <w:rPr>
          <w:rFonts w:ascii="Arial" w:hAnsi="Arial" w:cs="Arial"/>
          <w:sz w:val="18"/>
          <w:rPrChange w:id="1938" w:author="Richard Fitzpatrick" w:date="2019-04-26T13:28:00Z">
            <w:rPr>
              <w:rFonts w:ascii="Arial" w:hAnsi="Arial" w:cs="Arial"/>
            </w:rPr>
          </w:rPrChange>
        </w:rPr>
        <w:pPrChange w:id="1939" w:author="Richard Fitzpatrick" w:date="2019-04-26T13:28:00Z">
          <w:pPr>
            <w:tabs>
              <w:tab w:val="left" w:pos="7974"/>
            </w:tabs>
          </w:pPr>
        </w:pPrChange>
      </w:pPr>
      <w:r w:rsidRPr="00F26248">
        <w:rPr>
          <w:rFonts w:ascii="Arial" w:hAnsi="Arial" w:cs="Arial"/>
          <w:sz w:val="18"/>
          <w:rPrChange w:id="1940" w:author="Richard Fitzpatrick" w:date="2019-04-26T13:28:00Z">
            <w:rPr>
              <w:rFonts w:ascii="Arial" w:hAnsi="Arial" w:cs="Arial"/>
            </w:rPr>
          </w:rPrChange>
        </w:rPr>
        <w:t xml:space="preserve">Murone M., Rosenthal A. and Sauvage F.J. (1999) ‘Sonic hedgehog </w:t>
      </w:r>
      <w:proofErr w:type="spellStart"/>
      <w:r w:rsidRPr="00F26248">
        <w:rPr>
          <w:rFonts w:ascii="Arial" w:hAnsi="Arial" w:cs="Arial"/>
          <w:sz w:val="18"/>
          <w:rPrChange w:id="1941" w:author="Richard Fitzpatrick" w:date="2019-04-26T13:28:00Z">
            <w:rPr>
              <w:rFonts w:ascii="Arial" w:hAnsi="Arial" w:cs="Arial"/>
            </w:rPr>
          </w:rPrChange>
        </w:rPr>
        <w:t>signaling</w:t>
      </w:r>
      <w:proofErr w:type="spellEnd"/>
      <w:r w:rsidRPr="00F26248">
        <w:rPr>
          <w:rFonts w:ascii="Arial" w:hAnsi="Arial" w:cs="Arial"/>
          <w:sz w:val="18"/>
          <w:rPrChange w:id="1942" w:author="Richard Fitzpatrick" w:date="2019-04-26T13:28:00Z">
            <w:rPr>
              <w:rFonts w:ascii="Arial" w:hAnsi="Arial" w:cs="Arial"/>
            </w:rPr>
          </w:rPrChange>
        </w:rPr>
        <w:t xml:space="preserve"> by the patched-smoothened receptor complex’, 9(2), pp. 76-84.</w:t>
      </w:r>
    </w:p>
    <w:p w14:paraId="3D7BD7CB" w14:textId="77777777" w:rsidR="006E792D" w:rsidRPr="00F26248" w:rsidRDefault="006E792D">
      <w:pPr>
        <w:tabs>
          <w:tab w:val="left" w:pos="7974"/>
        </w:tabs>
        <w:jc w:val="both"/>
        <w:rPr>
          <w:rFonts w:ascii="Arial" w:hAnsi="Arial" w:cs="Arial"/>
          <w:sz w:val="18"/>
          <w:rPrChange w:id="1943" w:author="Richard Fitzpatrick" w:date="2019-04-26T13:28:00Z">
            <w:rPr>
              <w:rFonts w:ascii="Arial" w:hAnsi="Arial" w:cs="Arial"/>
            </w:rPr>
          </w:rPrChange>
        </w:rPr>
        <w:pPrChange w:id="1944" w:author="Richard Fitzpatrick" w:date="2019-04-26T13:28:00Z">
          <w:pPr>
            <w:tabs>
              <w:tab w:val="left" w:pos="7974"/>
            </w:tabs>
          </w:pPr>
        </w:pPrChange>
      </w:pPr>
      <w:proofErr w:type="spellStart"/>
      <w:r w:rsidRPr="00F26248">
        <w:rPr>
          <w:rFonts w:ascii="Arial" w:hAnsi="Arial" w:cs="Arial"/>
          <w:sz w:val="18"/>
          <w:rPrChange w:id="1945" w:author="Richard Fitzpatrick" w:date="2019-04-26T13:28:00Z">
            <w:rPr>
              <w:rFonts w:ascii="Arial" w:hAnsi="Arial" w:cs="Arial"/>
            </w:rPr>
          </w:rPrChange>
        </w:rPr>
        <w:t>Navlakha</w:t>
      </w:r>
      <w:proofErr w:type="spellEnd"/>
      <w:r w:rsidRPr="00F26248">
        <w:rPr>
          <w:rFonts w:ascii="Arial" w:hAnsi="Arial" w:cs="Arial"/>
          <w:sz w:val="18"/>
          <w:rPrChange w:id="1946" w:author="Richard Fitzpatrick" w:date="2019-04-26T13:28:00Z">
            <w:rPr>
              <w:rFonts w:ascii="Arial" w:hAnsi="Arial" w:cs="Arial"/>
            </w:rPr>
          </w:rPrChange>
        </w:rPr>
        <w:t xml:space="preserve"> S. and Bar-Joseph Z. (2015) ‘Distribute information processing in biological and computational systems’, </w:t>
      </w:r>
      <w:r w:rsidRPr="00F26248">
        <w:rPr>
          <w:rFonts w:ascii="Arial" w:hAnsi="Arial" w:cs="Arial"/>
          <w:i/>
          <w:sz w:val="18"/>
          <w:rPrChange w:id="1947" w:author="Richard Fitzpatrick" w:date="2019-04-26T13:28:00Z">
            <w:rPr>
              <w:rFonts w:ascii="Arial" w:hAnsi="Arial" w:cs="Arial"/>
              <w:i/>
            </w:rPr>
          </w:rPrChange>
        </w:rPr>
        <w:t>Communications of the ACM</w:t>
      </w:r>
      <w:r w:rsidRPr="00F26248">
        <w:rPr>
          <w:rFonts w:ascii="Arial" w:hAnsi="Arial" w:cs="Arial"/>
          <w:sz w:val="18"/>
          <w:rPrChange w:id="1948" w:author="Richard Fitzpatrick" w:date="2019-04-26T13:28:00Z">
            <w:rPr>
              <w:rFonts w:ascii="Arial" w:hAnsi="Arial" w:cs="Arial"/>
            </w:rPr>
          </w:rPrChange>
        </w:rPr>
        <w:t>, 58(1), pp. 94-102.</w:t>
      </w:r>
    </w:p>
    <w:p w14:paraId="53124A08" w14:textId="77777777" w:rsidR="006E792D" w:rsidRPr="00F26248" w:rsidRDefault="006E792D">
      <w:pPr>
        <w:tabs>
          <w:tab w:val="left" w:pos="7974"/>
        </w:tabs>
        <w:jc w:val="both"/>
        <w:rPr>
          <w:rFonts w:ascii="Arial" w:hAnsi="Arial" w:cs="Arial"/>
          <w:sz w:val="18"/>
          <w:rPrChange w:id="1949" w:author="Richard Fitzpatrick" w:date="2019-04-26T13:28:00Z">
            <w:rPr>
              <w:rFonts w:ascii="Arial" w:hAnsi="Arial" w:cs="Arial"/>
            </w:rPr>
          </w:rPrChange>
        </w:rPr>
        <w:pPrChange w:id="1950" w:author="Richard Fitzpatrick" w:date="2019-04-26T13:28:00Z">
          <w:pPr>
            <w:tabs>
              <w:tab w:val="left" w:pos="7974"/>
            </w:tabs>
          </w:pPr>
        </w:pPrChange>
      </w:pPr>
      <w:proofErr w:type="spellStart"/>
      <w:r w:rsidRPr="00F26248">
        <w:rPr>
          <w:rFonts w:ascii="Arial" w:hAnsi="Arial" w:cs="Arial"/>
          <w:sz w:val="18"/>
          <w:rPrChange w:id="1951" w:author="Richard Fitzpatrick" w:date="2019-04-26T13:28:00Z">
            <w:rPr>
              <w:rFonts w:ascii="Arial" w:hAnsi="Arial" w:cs="Arial"/>
            </w:rPr>
          </w:rPrChange>
        </w:rPr>
        <w:t>Padala</w:t>
      </w:r>
      <w:proofErr w:type="spellEnd"/>
      <w:r w:rsidRPr="00F26248">
        <w:rPr>
          <w:rFonts w:ascii="Arial" w:hAnsi="Arial" w:cs="Arial"/>
          <w:sz w:val="18"/>
          <w:rPrChange w:id="1952" w:author="Richard Fitzpatrick" w:date="2019-04-26T13:28:00Z">
            <w:rPr>
              <w:rFonts w:ascii="Arial" w:hAnsi="Arial" w:cs="Arial"/>
            </w:rPr>
          </w:rPrChange>
        </w:rPr>
        <w:t xml:space="preserve"> R., </w:t>
      </w:r>
      <w:proofErr w:type="spellStart"/>
      <w:r w:rsidRPr="00F26248">
        <w:rPr>
          <w:rFonts w:ascii="Arial" w:hAnsi="Arial" w:cs="Arial"/>
          <w:sz w:val="18"/>
          <w:rPrChange w:id="1953" w:author="Richard Fitzpatrick" w:date="2019-04-26T13:28:00Z">
            <w:rPr>
              <w:rFonts w:ascii="Arial" w:hAnsi="Arial" w:cs="Arial"/>
            </w:rPr>
          </w:rPrChange>
        </w:rPr>
        <w:t>Karnawat</w:t>
      </w:r>
      <w:proofErr w:type="spellEnd"/>
      <w:r w:rsidRPr="00F26248">
        <w:rPr>
          <w:rFonts w:ascii="Arial" w:hAnsi="Arial" w:cs="Arial"/>
          <w:sz w:val="18"/>
          <w:rPrChange w:id="1954" w:author="Richard Fitzpatrick" w:date="2019-04-26T13:28:00Z">
            <w:rPr>
              <w:rFonts w:ascii="Arial" w:hAnsi="Arial" w:cs="Arial"/>
            </w:rPr>
          </w:rPrChange>
        </w:rPr>
        <w:t xml:space="preserve"> R., Viswanathan S., Thakkar A. and Das A. (2017) ‘Cancerous perturbations within the ERK, PI3K/Akt, and Wnt/β-catenin </w:t>
      </w:r>
      <w:proofErr w:type="spellStart"/>
      <w:r w:rsidRPr="00F26248">
        <w:rPr>
          <w:rFonts w:ascii="Arial" w:hAnsi="Arial" w:cs="Arial"/>
          <w:sz w:val="18"/>
          <w:rPrChange w:id="1955" w:author="Richard Fitzpatrick" w:date="2019-04-26T13:28:00Z">
            <w:rPr>
              <w:rFonts w:ascii="Arial" w:hAnsi="Arial" w:cs="Arial"/>
            </w:rPr>
          </w:rPrChange>
        </w:rPr>
        <w:t>signaling</w:t>
      </w:r>
      <w:proofErr w:type="spellEnd"/>
      <w:r w:rsidRPr="00F26248">
        <w:rPr>
          <w:rFonts w:ascii="Arial" w:hAnsi="Arial" w:cs="Arial"/>
          <w:sz w:val="18"/>
          <w:rPrChange w:id="1956" w:author="Richard Fitzpatrick" w:date="2019-04-26T13:28:00Z">
            <w:rPr>
              <w:rFonts w:ascii="Arial" w:hAnsi="Arial" w:cs="Arial"/>
            </w:rPr>
          </w:rPrChange>
        </w:rPr>
        <w:t xml:space="preserve"> network constitutively activate inter-pathway positive feedback loops’, </w:t>
      </w:r>
      <w:r w:rsidRPr="00F26248">
        <w:rPr>
          <w:rFonts w:ascii="Arial" w:hAnsi="Arial" w:cs="Arial"/>
          <w:i/>
          <w:sz w:val="18"/>
          <w:rPrChange w:id="1957" w:author="Richard Fitzpatrick" w:date="2019-04-26T13:28:00Z">
            <w:rPr>
              <w:rFonts w:ascii="Arial" w:hAnsi="Arial" w:cs="Arial"/>
              <w:i/>
            </w:rPr>
          </w:rPrChange>
        </w:rPr>
        <w:t>Molecular BioSystems,</w:t>
      </w:r>
      <w:r w:rsidRPr="00F26248">
        <w:rPr>
          <w:rFonts w:ascii="Arial" w:hAnsi="Arial" w:cs="Arial"/>
          <w:sz w:val="18"/>
          <w:rPrChange w:id="1958" w:author="Richard Fitzpatrick" w:date="2019-04-26T13:28:00Z">
            <w:rPr>
              <w:rFonts w:ascii="Arial" w:hAnsi="Arial" w:cs="Arial"/>
            </w:rPr>
          </w:rPrChange>
        </w:rPr>
        <w:t>13(5), pp. 830-840.</w:t>
      </w:r>
    </w:p>
    <w:p w14:paraId="7FAEF316" w14:textId="77777777" w:rsidR="006E792D" w:rsidRPr="00F26248" w:rsidRDefault="006E792D">
      <w:pPr>
        <w:tabs>
          <w:tab w:val="left" w:pos="7974"/>
        </w:tabs>
        <w:jc w:val="both"/>
        <w:rPr>
          <w:rFonts w:ascii="Arial" w:hAnsi="Arial" w:cs="Arial"/>
          <w:sz w:val="18"/>
          <w:rPrChange w:id="1959" w:author="Richard Fitzpatrick" w:date="2019-04-26T13:28:00Z">
            <w:rPr>
              <w:rFonts w:ascii="Arial" w:hAnsi="Arial" w:cs="Arial"/>
            </w:rPr>
          </w:rPrChange>
        </w:rPr>
        <w:pPrChange w:id="1960" w:author="Richard Fitzpatrick" w:date="2019-04-26T13:28:00Z">
          <w:pPr>
            <w:tabs>
              <w:tab w:val="left" w:pos="7974"/>
            </w:tabs>
          </w:pPr>
        </w:pPrChange>
      </w:pPr>
      <w:r w:rsidRPr="00F26248">
        <w:rPr>
          <w:rFonts w:ascii="Arial" w:hAnsi="Arial" w:cs="Arial"/>
          <w:sz w:val="18"/>
          <w:rPrChange w:id="1961" w:author="Richard Fitzpatrick" w:date="2019-04-26T13:28:00Z">
            <w:rPr>
              <w:rFonts w:ascii="Arial" w:hAnsi="Arial" w:cs="Arial"/>
            </w:rPr>
          </w:rPrChange>
        </w:rPr>
        <w:t xml:space="preserve">Patel S., Toma S., Sharma D. and </w:t>
      </w:r>
      <w:proofErr w:type="spellStart"/>
      <w:r w:rsidRPr="00F26248">
        <w:rPr>
          <w:rFonts w:ascii="Arial" w:hAnsi="Arial" w:cs="Arial"/>
          <w:sz w:val="18"/>
          <w:rPrChange w:id="1962" w:author="Richard Fitzpatrick" w:date="2019-04-26T13:28:00Z">
            <w:rPr>
              <w:rFonts w:ascii="Arial" w:hAnsi="Arial" w:cs="Arial"/>
            </w:rPr>
          </w:rPrChange>
        </w:rPr>
        <w:t>Mahindroo</w:t>
      </w:r>
      <w:proofErr w:type="spellEnd"/>
      <w:r w:rsidRPr="00F26248">
        <w:rPr>
          <w:rFonts w:ascii="Arial" w:hAnsi="Arial" w:cs="Arial"/>
          <w:sz w:val="18"/>
          <w:rPrChange w:id="1963" w:author="Richard Fitzpatrick" w:date="2019-04-26T13:28:00Z">
            <w:rPr>
              <w:rFonts w:ascii="Arial" w:hAnsi="Arial" w:cs="Arial"/>
            </w:rPr>
          </w:rPrChange>
        </w:rPr>
        <w:t xml:space="preserve"> N. (2017) ‘Targeting sonic hedgehog </w:t>
      </w:r>
      <w:proofErr w:type="spellStart"/>
      <w:r w:rsidRPr="00F26248">
        <w:rPr>
          <w:rFonts w:ascii="Arial" w:hAnsi="Arial" w:cs="Arial"/>
          <w:sz w:val="18"/>
          <w:rPrChange w:id="1964" w:author="Richard Fitzpatrick" w:date="2019-04-26T13:28:00Z">
            <w:rPr>
              <w:rFonts w:ascii="Arial" w:hAnsi="Arial" w:cs="Arial"/>
            </w:rPr>
          </w:rPrChange>
        </w:rPr>
        <w:t>signaling</w:t>
      </w:r>
      <w:proofErr w:type="spellEnd"/>
      <w:r w:rsidRPr="00F26248">
        <w:rPr>
          <w:rFonts w:ascii="Arial" w:hAnsi="Arial" w:cs="Arial"/>
          <w:sz w:val="18"/>
          <w:rPrChange w:id="1965" w:author="Richard Fitzpatrick" w:date="2019-04-26T13:28:00Z">
            <w:rPr>
              <w:rFonts w:ascii="Arial" w:hAnsi="Arial" w:cs="Arial"/>
            </w:rPr>
          </w:rPrChange>
        </w:rPr>
        <w:t xml:space="preserve"> in neurological disorders’, </w:t>
      </w:r>
      <w:r w:rsidRPr="00F26248">
        <w:rPr>
          <w:rFonts w:ascii="Arial" w:hAnsi="Arial" w:cs="Arial"/>
          <w:i/>
          <w:sz w:val="18"/>
          <w:rPrChange w:id="1966" w:author="Richard Fitzpatrick" w:date="2019-04-26T13:28:00Z">
            <w:rPr>
              <w:rFonts w:ascii="Arial" w:hAnsi="Arial" w:cs="Arial"/>
              <w:i/>
            </w:rPr>
          </w:rPrChange>
        </w:rPr>
        <w:t>Neurological and Behavioural Sciences Review</w:t>
      </w:r>
      <w:r w:rsidRPr="00F26248">
        <w:rPr>
          <w:rFonts w:ascii="Arial" w:hAnsi="Arial" w:cs="Arial"/>
          <w:sz w:val="18"/>
          <w:rPrChange w:id="1967" w:author="Richard Fitzpatrick" w:date="2019-04-26T13:28:00Z">
            <w:rPr>
              <w:rFonts w:ascii="Arial" w:hAnsi="Arial" w:cs="Arial"/>
            </w:rPr>
          </w:rPrChange>
        </w:rPr>
        <w:t>, 74, pp. 76-97.</w:t>
      </w:r>
    </w:p>
    <w:p w14:paraId="75B09F8E" w14:textId="77777777" w:rsidR="006E792D" w:rsidRPr="00F26248" w:rsidRDefault="006E792D">
      <w:pPr>
        <w:tabs>
          <w:tab w:val="left" w:pos="7974"/>
        </w:tabs>
        <w:jc w:val="both"/>
        <w:rPr>
          <w:rFonts w:ascii="Arial" w:hAnsi="Arial" w:cs="Arial"/>
          <w:sz w:val="18"/>
          <w:rPrChange w:id="1968" w:author="Richard Fitzpatrick" w:date="2019-04-26T13:28:00Z">
            <w:rPr>
              <w:rFonts w:ascii="Arial" w:hAnsi="Arial" w:cs="Arial"/>
            </w:rPr>
          </w:rPrChange>
        </w:rPr>
        <w:pPrChange w:id="1969" w:author="Richard Fitzpatrick" w:date="2019-04-26T13:28:00Z">
          <w:pPr>
            <w:tabs>
              <w:tab w:val="left" w:pos="7974"/>
            </w:tabs>
          </w:pPr>
        </w:pPrChange>
      </w:pPr>
      <w:r w:rsidRPr="00F26248">
        <w:rPr>
          <w:rFonts w:ascii="Arial" w:hAnsi="Arial" w:cs="Arial"/>
          <w:sz w:val="18"/>
          <w:rPrChange w:id="1970" w:author="Richard Fitzpatrick" w:date="2019-04-26T13:28:00Z">
            <w:rPr>
              <w:rFonts w:ascii="Arial" w:hAnsi="Arial" w:cs="Arial"/>
            </w:rPr>
          </w:rPrChange>
        </w:rPr>
        <w:t xml:space="preserve">Pak E. and Segal R.A. (2016) ‘Hedgehog Signal Transduction: Key Players, Oncogenic Drives, and Cancer Therapy’, </w:t>
      </w:r>
      <w:r w:rsidRPr="00F26248">
        <w:rPr>
          <w:rFonts w:ascii="Arial" w:hAnsi="Arial" w:cs="Arial"/>
          <w:i/>
          <w:sz w:val="18"/>
          <w:rPrChange w:id="1971" w:author="Richard Fitzpatrick" w:date="2019-04-26T13:28:00Z">
            <w:rPr>
              <w:rFonts w:ascii="Arial" w:hAnsi="Arial" w:cs="Arial"/>
              <w:i/>
            </w:rPr>
          </w:rPrChange>
        </w:rPr>
        <w:t>Developmental Cell</w:t>
      </w:r>
      <w:r w:rsidRPr="00F26248">
        <w:rPr>
          <w:rFonts w:ascii="Arial" w:hAnsi="Arial" w:cs="Arial"/>
          <w:sz w:val="18"/>
          <w:rPrChange w:id="1972" w:author="Richard Fitzpatrick" w:date="2019-04-26T13:28:00Z">
            <w:rPr>
              <w:rFonts w:ascii="Arial" w:hAnsi="Arial" w:cs="Arial"/>
            </w:rPr>
          </w:rPrChange>
        </w:rPr>
        <w:t>, 38(4), pp. 333-344.</w:t>
      </w:r>
    </w:p>
    <w:p w14:paraId="13E60180" w14:textId="77777777" w:rsidR="006E792D" w:rsidRPr="00F26248" w:rsidRDefault="006E792D">
      <w:pPr>
        <w:pStyle w:val="Header"/>
        <w:tabs>
          <w:tab w:val="left" w:pos="6232"/>
        </w:tabs>
        <w:jc w:val="both"/>
        <w:rPr>
          <w:rFonts w:ascii="Arial" w:hAnsi="Arial" w:cs="Arial"/>
          <w:sz w:val="18"/>
          <w:rPrChange w:id="1973" w:author="Richard Fitzpatrick" w:date="2019-04-26T13:28:00Z">
            <w:rPr>
              <w:rFonts w:ascii="Arial" w:hAnsi="Arial" w:cs="Arial"/>
            </w:rPr>
          </w:rPrChange>
        </w:rPr>
        <w:pPrChange w:id="1974" w:author="Richard Fitzpatrick" w:date="2019-04-26T13:28:00Z">
          <w:pPr>
            <w:pStyle w:val="Header"/>
            <w:tabs>
              <w:tab w:val="left" w:pos="6232"/>
            </w:tabs>
          </w:pPr>
        </w:pPrChange>
      </w:pPr>
      <w:r w:rsidRPr="00F26248">
        <w:rPr>
          <w:rFonts w:ascii="Arial" w:hAnsi="Arial" w:cs="Arial"/>
          <w:sz w:val="18"/>
          <w:rPrChange w:id="1975" w:author="Richard Fitzpatrick" w:date="2019-04-26T13:28:00Z">
            <w:rPr>
              <w:rFonts w:ascii="Arial" w:hAnsi="Arial" w:cs="Arial"/>
            </w:rPr>
          </w:rPrChange>
        </w:rPr>
        <w:t xml:space="preserve">Pal K., Hwang S, </w:t>
      </w:r>
      <w:proofErr w:type="spellStart"/>
      <w:r w:rsidRPr="00F26248">
        <w:rPr>
          <w:rFonts w:ascii="Arial" w:hAnsi="Arial" w:cs="Arial"/>
          <w:sz w:val="18"/>
          <w:rPrChange w:id="1976" w:author="Richard Fitzpatrick" w:date="2019-04-26T13:28:00Z">
            <w:rPr>
              <w:rFonts w:ascii="Arial" w:hAnsi="Arial" w:cs="Arial"/>
            </w:rPr>
          </w:rPrChange>
        </w:rPr>
        <w:t>Somatilaka</w:t>
      </w:r>
      <w:proofErr w:type="spellEnd"/>
      <w:r w:rsidRPr="00F26248">
        <w:rPr>
          <w:rFonts w:ascii="Arial" w:hAnsi="Arial" w:cs="Arial"/>
          <w:sz w:val="18"/>
          <w:rPrChange w:id="1977" w:author="Richard Fitzpatrick" w:date="2019-04-26T13:28:00Z">
            <w:rPr>
              <w:rFonts w:ascii="Arial" w:hAnsi="Arial" w:cs="Arial"/>
            </w:rPr>
          </w:rPrChange>
        </w:rPr>
        <w:t xml:space="preserve"> B, </w:t>
      </w:r>
      <w:proofErr w:type="spellStart"/>
      <w:r w:rsidRPr="00F26248">
        <w:rPr>
          <w:rFonts w:ascii="Arial" w:hAnsi="Arial" w:cs="Arial"/>
          <w:sz w:val="18"/>
          <w:rPrChange w:id="1978" w:author="Richard Fitzpatrick" w:date="2019-04-26T13:28:00Z">
            <w:rPr>
              <w:rFonts w:ascii="Arial" w:hAnsi="Arial" w:cs="Arial"/>
            </w:rPr>
          </w:rPrChange>
        </w:rPr>
        <w:t>Badgandi</w:t>
      </w:r>
      <w:proofErr w:type="spellEnd"/>
      <w:r w:rsidRPr="00F26248">
        <w:rPr>
          <w:rFonts w:ascii="Arial" w:hAnsi="Arial" w:cs="Arial"/>
          <w:sz w:val="18"/>
          <w:rPrChange w:id="1979" w:author="Richard Fitzpatrick" w:date="2019-04-26T13:28:00Z">
            <w:rPr>
              <w:rFonts w:ascii="Arial" w:hAnsi="Arial" w:cs="Arial"/>
            </w:rPr>
          </w:rPrChange>
        </w:rPr>
        <w:t xml:space="preserve"> H., Jackson P.K., </w:t>
      </w:r>
      <w:proofErr w:type="spellStart"/>
      <w:r w:rsidRPr="00F26248">
        <w:rPr>
          <w:rFonts w:ascii="Arial" w:hAnsi="Arial" w:cs="Arial"/>
          <w:sz w:val="18"/>
          <w:rPrChange w:id="1980" w:author="Richard Fitzpatrick" w:date="2019-04-26T13:28:00Z">
            <w:rPr>
              <w:rFonts w:ascii="Arial" w:hAnsi="Arial" w:cs="Arial"/>
            </w:rPr>
          </w:rPrChange>
        </w:rPr>
        <w:t>Defea</w:t>
      </w:r>
      <w:proofErr w:type="spellEnd"/>
      <w:r w:rsidRPr="00F26248">
        <w:rPr>
          <w:rFonts w:ascii="Arial" w:hAnsi="Arial" w:cs="Arial"/>
          <w:sz w:val="18"/>
          <w:rPrChange w:id="1981" w:author="Richard Fitzpatrick" w:date="2019-04-26T13:28:00Z">
            <w:rPr>
              <w:rFonts w:ascii="Arial" w:hAnsi="Arial" w:cs="Arial"/>
            </w:rPr>
          </w:rPrChange>
        </w:rPr>
        <w:t xml:space="preserve"> K et al. (2016) ‘Smoothened determines β-arrestin-mediated removal of the G protein-coupled receptor Gpr161 from the primary cilium’, </w:t>
      </w:r>
      <w:r w:rsidRPr="00F26248">
        <w:rPr>
          <w:rFonts w:ascii="Arial" w:hAnsi="Arial" w:cs="Arial"/>
          <w:i/>
          <w:sz w:val="18"/>
          <w:rPrChange w:id="1982" w:author="Richard Fitzpatrick" w:date="2019-04-26T13:28:00Z">
            <w:rPr>
              <w:rFonts w:ascii="Arial" w:hAnsi="Arial" w:cs="Arial"/>
              <w:i/>
            </w:rPr>
          </w:rPrChange>
        </w:rPr>
        <w:t>The Journal of Cell Biology</w:t>
      </w:r>
      <w:r w:rsidRPr="00F26248">
        <w:rPr>
          <w:rFonts w:ascii="Arial" w:hAnsi="Arial" w:cs="Arial"/>
          <w:sz w:val="18"/>
          <w:rPrChange w:id="1983" w:author="Richard Fitzpatrick" w:date="2019-04-26T13:28:00Z">
            <w:rPr>
              <w:rFonts w:ascii="Arial" w:hAnsi="Arial" w:cs="Arial"/>
            </w:rPr>
          </w:rPrChange>
        </w:rPr>
        <w:t xml:space="preserve">, 212(7), pp.861-75. </w:t>
      </w:r>
    </w:p>
    <w:p w14:paraId="79D4492A" w14:textId="77777777" w:rsidR="006E792D" w:rsidRPr="00F26248" w:rsidRDefault="006E792D">
      <w:pPr>
        <w:pStyle w:val="Header"/>
        <w:tabs>
          <w:tab w:val="left" w:pos="6232"/>
        </w:tabs>
        <w:jc w:val="both"/>
        <w:rPr>
          <w:rFonts w:ascii="Arial" w:hAnsi="Arial" w:cs="Arial"/>
          <w:sz w:val="18"/>
          <w:rPrChange w:id="1984" w:author="Richard Fitzpatrick" w:date="2019-04-26T13:28:00Z">
            <w:rPr>
              <w:rFonts w:ascii="Arial" w:hAnsi="Arial" w:cs="Arial"/>
            </w:rPr>
          </w:rPrChange>
        </w:rPr>
        <w:pPrChange w:id="1985" w:author="Richard Fitzpatrick" w:date="2019-04-26T13:28:00Z">
          <w:pPr>
            <w:pStyle w:val="Header"/>
            <w:tabs>
              <w:tab w:val="left" w:pos="6232"/>
            </w:tabs>
          </w:pPr>
        </w:pPrChange>
      </w:pPr>
    </w:p>
    <w:p w14:paraId="6007BCE7" w14:textId="77777777" w:rsidR="006E792D" w:rsidRPr="00F26248" w:rsidRDefault="006E792D">
      <w:pPr>
        <w:jc w:val="both"/>
        <w:rPr>
          <w:rFonts w:ascii="Arial" w:hAnsi="Arial" w:cs="Arial"/>
          <w:sz w:val="18"/>
          <w:rPrChange w:id="1986" w:author="Richard Fitzpatrick" w:date="2019-04-26T13:28:00Z">
            <w:rPr>
              <w:rFonts w:ascii="Arial" w:hAnsi="Arial" w:cs="Arial"/>
            </w:rPr>
          </w:rPrChange>
        </w:rPr>
        <w:pPrChange w:id="1987" w:author="Richard Fitzpatrick" w:date="2019-04-26T13:28:00Z">
          <w:pPr/>
        </w:pPrChange>
      </w:pPr>
      <w:r w:rsidRPr="00F26248">
        <w:rPr>
          <w:rFonts w:ascii="Arial" w:hAnsi="Arial" w:cs="Arial"/>
          <w:sz w:val="18"/>
          <w:rPrChange w:id="1988" w:author="Richard Fitzpatrick" w:date="2019-04-26T13:28:00Z">
            <w:rPr>
              <w:rFonts w:ascii="Arial" w:hAnsi="Arial" w:cs="Arial"/>
            </w:rPr>
          </w:rPrChange>
        </w:rPr>
        <w:t xml:space="preserve">Petralia R.S., Schwartz C.M., Wang Y., Mattson M.P. and Yao P. (2011) ‘Subcellular Localization of </w:t>
      </w:r>
      <w:r w:rsidRPr="00F26248">
        <w:rPr>
          <w:rFonts w:ascii="Arial" w:hAnsi="Arial" w:cs="Arial"/>
          <w:sz w:val="18"/>
          <w:rPrChange w:id="1989" w:author="Richard Fitzpatrick" w:date="2019-04-26T13:28:00Z">
            <w:rPr>
              <w:rFonts w:ascii="Arial" w:hAnsi="Arial" w:cs="Arial"/>
            </w:rPr>
          </w:rPrChange>
        </w:rPr>
        <w:lastRenderedPageBreak/>
        <w:t xml:space="preserve">Patched and Smoothened, the Receptors for Sonic Hedgehog </w:t>
      </w:r>
      <w:proofErr w:type="spellStart"/>
      <w:r w:rsidRPr="00F26248">
        <w:rPr>
          <w:rFonts w:ascii="Arial" w:hAnsi="Arial" w:cs="Arial"/>
          <w:sz w:val="18"/>
          <w:rPrChange w:id="1990" w:author="Richard Fitzpatrick" w:date="2019-04-26T13:28:00Z">
            <w:rPr>
              <w:rFonts w:ascii="Arial" w:hAnsi="Arial" w:cs="Arial"/>
            </w:rPr>
          </w:rPrChange>
        </w:rPr>
        <w:t>Signaling</w:t>
      </w:r>
      <w:proofErr w:type="spellEnd"/>
      <w:r w:rsidRPr="00F26248">
        <w:rPr>
          <w:rFonts w:ascii="Arial" w:hAnsi="Arial" w:cs="Arial"/>
          <w:sz w:val="18"/>
          <w:rPrChange w:id="1991" w:author="Richard Fitzpatrick" w:date="2019-04-26T13:28:00Z">
            <w:rPr>
              <w:rFonts w:ascii="Arial" w:hAnsi="Arial" w:cs="Arial"/>
            </w:rPr>
          </w:rPrChange>
        </w:rPr>
        <w:t xml:space="preserve">, in the Hippocampal Neuron’, </w:t>
      </w:r>
      <w:r w:rsidRPr="00F26248">
        <w:rPr>
          <w:rFonts w:ascii="Arial" w:hAnsi="Arial" w:cs="Arial"/>
          <w:i/>
          <w:sz w:val="18"/>
          <w:rPrChange w:id="1992" w:author="Richard Fitzpatrick" w:date="2019-04-26T13:28:00Z">
            <w:rPr>
              <w:rFonts w:ascii="Arial" w:hAnsi="Arial" w:cs="Arial"/>
              <w:i/>
            </w:rPr>
          </w:rPrChange>
        </w:rPr>
        <w:t>The Journal of Comparative Neurology</w:t>
      </w:r>
      <w:r w:rsidRPr="00F26248">
        <w:rPr>
          <w:rFonts w:ascii="Arial" w:hAnsi="Arial" w:cs="Arial"/>
          <w:sz w:val="18"/>
          <w:rPrChange w:id="1993" w:author="Richard Fitzpatrick" w:date="2019-04-26T13:28:00Z">
            <w:rPr>
              <w:rFonts w:ascii="Arial" w:hAnsi="Arial" w:cs="Arial"/>
            </w:rPr>
          </w:rPrChange>
        </w:rPr>
        <w:t>, 519(18), pp. 3684-3699.</w:t>
      </w:r>
    </w:p>
    <w:p w14:paraId="23E6D272" w14:textId="77777777" w:rsidR="006E792D" w:rsidRPr="00F26248" w:rsidRDefault="006E792D">
      <w:pPr>
        <w:jc w:val="both"/>
        <w:rPr>
          <w:rFonts w:ascii="Arial" w:hAnsi="Arial" w:cs="Arial"/>
          <w:sz w:val="18"/>
          <w:rPrChange w:id="1994" w:author="Richard Fitzpatrick" w:date="2019-04-26T13:28:00Z">
            <w:rPr>
              <w:rFonts w:ascii="Arial" w:hAnsi="Arial" w:cs="Arial"/>
            </w:rPr>
          </w:rPrChange>
        </w:rPr>
        <w:pPrChange w:id="1995" w:author="Richard Fitzpatrick" w:date="2019-04-26T13:28:00Z">
          <w:pPr/>
        </w:pPrChange>
      </w:pPr>
      <w:proofErr w:type="spellStart"/>
      <w:r w:rsidRPr="00F26248">
        <w:rPr>
          <w:rFonts w:ascii="Arial" w:hAnsi="Arial" w:cs="Arial"/>
          <w:sz w:val="18"/>
          <w:rPrChange w:id="1996" w:author="Richard Fitzpatrick" w:date="2019-04-26T13:28:00Z">
            <w:rPr>
              <w:rFonts w:ascii="Arial" w:hAnsi="Arial" w:cs="Arial"/>
            </w:rPr>
          </w:rPrChange>
        </w:rPr>
        <w:t>Petzold</w:t>
      </w:r>
      <w:proofErr w:type="spellEnd"/>
      <w:r w:rsidRPr="00F26248">
        <w:rPr>
          <w:rFonts w:ascii="Arial" w:hAnsi="Arial" w:cs="Arial"/>
          <w:sz w:val="18"/>
          <w:rPrChange w:id="1997" w:author="Richard Fitzpatrick" w:date="2019-04-26T13:28:00Z">
            <w:rPr>
              <w:rFonts w:ascii="Arial" w:hAnsi="Arial" w:cs="Arial"/>
            </w:rPr>
          </w:rPrChange>
        </w:rPr>
        <w:t xml:space="preserve"> L. (1983) ‘Automatic selection of methods for solving stiff and </w:t>
      </w:r>
      <w:proofErr w:type="spellStart"/>
      <w:r w:rsidRPr="00F26248">
        <w:rPr>
          <w:rFonts w:ascii="Arial" w:hAnsi="Arial" w:cs="Arial"/>
          <w:sz w:val="18"/>
          <w:rPrChange w:id="1998" w:author="Richard Fitzpatrick" w:date="2019-04-26T13:28:00Z">
            <w:rPr>
              <w:rFonts w:ascii="Arial" w:hAnsi="Arial" w:cs="Arial"/>
            </w:rPr>
          </w:rPrChange>
        </w:rPr>
        <w:t>nonstiff</w:t>
      </w:r>
      <w:proofErr w:type="spellEnd"/>
      <w:r w:rsidRPr="00F26248">
        <w:rPr>
          <w:rFonts w:ascii="Arial" w:hAnsi="Arial" w:cs="Arial"/>
          <w:sz w:val="18"/>
          <w:rPrChange w:id="1999" w:author="Richard Fitzpatrick" w:date="2019-04-26T13:28:00Z">
            <w:rPr>
              <w:rFonts w:ascii="Arial" w:hAnsi="Arial" w:cs="Arial"/>
            </w:rPr>
          </w:rPrChange>
        </w:rPr>
        <w:t xml:space="preserve"> systems of ordinary differential equations’, </w:t>
      </w:r>
      <w:r w:rsidRPr="00F26248">
        <w:rPr>
          <w:rFonts w:ascii="Arial" w:hAnsi="Arial" w:cs="Arial"/>
          <w:i/>
          <w:sz w:val="18"/>
          <w:rPrChange w:id="2000" w:author="Richard Fitzpatrick" w:date="2019-04-26T13:28:00Z">
            <w:rPr>
              <w:rFonts w:ascii="Arial" w:hAnsi="Arial" w:cs="Arial"/>
              <w:i/>
            </w:rPr>
          </w:rPrChange>
        </w:rPr>
        <w:t>SIAM Journal on Scientific and Statistical Computing</w:t>
      </w:r>
      <w:r w:rsidRPr="00F26248">
        <w:rPr>
          <w:rFonts w:ascii="Arial" w:hAnsi="Arial" w:cs="Arial"/>
          <w:sz w:val="18"/>
          <w:rPrChange w:id="2001" w:author="Richard Fitzpatrick" w:date="2019-04-26T13:28:00Z">
            <w:rPr>
              <w:rFonts w:ascii="Arial" w:hAnsi="Arial" w:cs="Arial"/>
            </w:rPr>
          </w:rPrChange>
        </w:rPr>
        <w:t>, 4(1), pp. 136-148.</w:t>
      </w:r>
    </w:p>
    <w:p w14:paraId="692421CC" w14:textId="77777777" w:rsidR="006E792D" w:rsidRPr="00F26248" w:rsidRDefault="006E792D">
      <w:pPr>
        <w:jc w:val="both"/>
        <w:rPr>
          <w:rFonts w:ascii="Arial" w:hAnsi="Arial" w:cs="Arial"/>
          <w:sz w:val="18"/>
          <w:rPrChange w:id="2002" w:author="Richard Fitzpatrick" w:date="2019-04-26T13:28:00Z">
            <w:rPr>
              <w:rFonts w:ascii="Arial" w:hAnsi="Arial" w:cs="Arial"/>
            </w:rPr>
          </w:rPrChange>
        </w:rPr>
        <w:pPrChange w:id="2003" w:author="Richard Fitzpatrick" w:date="2019-04-26T13:28:00Z">
          <w:pPr/>
        </w:pPrChange>
      </w:pPr>
      <w:r w:rsidRPr="00F26248">
        <w:rPr>
          <w:rFonts w:ascii="Arial" w:hAnsi="Arial" w:cs="Arial"/>
          <w:sz w:val="18"/>
          <w:rPrChange w:id="2004" w:author="Richard Fitzpatrick" w:date="2019-04-26T13:28:00Z">
            <w:rPr>
              <w:rFonts w:ascii="Arial" w:hAnsi="Arial" w:cs="Arial"/>
            </w:rPr>
          </w:rPrChange>
        </w:rPr>
        <w:t xml:space="preserve">Pino A., </w:t>
      </w:r>
      <w:proofErr w:type="spellStart"/>
      <w:r w:rsidRPr="00F26248">
        <w:rPr>
          <w:rFonts w:ascii="Arial" w:hAnsi="Arial" w:cs="Arial"/>
          <w:sz w:val="18"/>
          <w:rPrChange w:id="2005" w:author="Richard Fitzpatrick" w:date="2019-04-26T13:28:00Z">
            <w:rPr>
              <w:rFonts w:ascii="Arial" w:hAnsi="Arial" w:cs="Arial"/>
            </w:rPr>
          </w:rPrChange>
        </w:rPr>
        <w:t>Fumagalli</w:t>
      </w:r>
      <w:proofErr w:type="spellEnd"/>
      <w:r w:rsidRPr="00F26248">
        <w:rPr>
          <w:rFonts w:ascii="Arial" w:hAnsi="Arial" w:cs="Arial"/>
          <w:sz w:val="18"/>
          <w:rPrChange w:id="2006" w:author="Richard Fitzpatrick" w:date="2019-04-26T13:28:00Z">
            <w:rPr>
              <w:rFonts w:ascii="Arial" w:hAnsi="Arial" w:cs="Arial"/>
            </w:rPr>
          </w:rPrChange>
        </w:rPr>
        <w:t xml:space="preserve"> G., </w:t>
      </w:r>
      <w:proofErr w:type="spellStart"/>
      <w:r w:rsidRPr="00F26248">
        <w:rPr>
          <w:rFonts w:ascii="Arial" w:hAnsi="Arial" w:cs="Arial"/>
          <w:sz w:val="18"/>
          <w:rPrChange w:id="2007" w:author="Richard Fitzpatrick" w:date="2019-04-26T13:28:00Z">
            <w:rPr>
              <w:rFonts w:ascii="Arial" w:hAnsi="Arial" w:cs="Arial"/>
            </w:rPr>
          </w:rPrChange>
        </w:rPr>
        <w:t>Bifari</w:t>
      </w:r>
      <w:proofErr w:type="spellEnd"/>
      <w:r w:rsidRPr="00F26248">
        <w:rPr>
          <w:rFonts w:ascii="Arial" w:hAnsi="Arial" w:cs="Arial"/>
          <w:sz w:val="18"/>
          <w:rPrChange w:id="2008" w:author="Richard Fitzpatrick" w:date="2019-04-26T13:28:00Z">
            <w:rPr>
              <w:rFonts w:ascii="Arial" w:hAnsi="Arial" w:cs="Arial"/>
            </w:rPr>
          </w:rPrChange>
        </w:rPr>
        <w:t xml:space="preserve"> F. and Decimo I. (2017) ‘New neurons in adult brain: distribution, molecular mechanisms and therapies’, </w:t>
      </w:r>
      <w:r w:rsidRPr="00F26248">
        <w:rPr>
          <w:rFonts w:ascii="Arial" w:hAnsi="Arial" w:cs="Arial"/>
          <w:i/>
          <w:sz w:val="18"/>
          <w:rPrChange w:id="2009" w:author="Richard Fitzpatrick" w:date="2019-04-26T13:28:00Z">
            <w:rPr>
              <w:rFonts w:ascii="Arial" w:hAnsi="Arial" w:cs="Arial"/>
              <w:i/>
            </w:rPr>
          </w:rPrChange>
        </w:rPr>
        <w:t>Biochemical Pharmacology</w:t>
      </w:r>
      <w:r w:rsidRPr="00F26248">
        <w:rPr>
          <w:rFonts w:ascii="Arial" w:hAnsi="Arial" w:cs="Arial"/>
          <w:sz w:val="18"/>
          <w:rPrChange w:id="2010" w:author="Richard Fitzpatrick" w:date="2019-04-26T13:28:00Z">
            <w:rPr>
              <w:rFonts w:ascii="Arial" w:hAnsi="Arial" w:cs="Arial"/>
            </w:rPr>
          </w:rPrChange>
        </w:rPr>
        <w:t>, 1(141), pp. 4-22.</w:t>
      </w:r>
    </w:p>
    <w:p w14:paraId="2A318CC4" w14:textId="77777777" w:rsidR="006E792D" w:rsidRPr="00F26248" w:rsidRDefault="006E792D">
      <w:pPr>
        <w:jc w:val="both"/>
        <w:rPr>
          <w:rFonts w:ascii="Arial" w:hAnsi="Arial" w:cs="Arial"/>
          <w:sz w:val="18"/>
          <w:rPrChange w:id="2011" w:author="Richard Fitzpatrick" w:date="2019-04-26T13:28:00Z">
            <w:rPr>
              <w:rFonts w:ascii="Arial" w:hAnsi="Arial" w:cs="Arial"/>
            </w:rPr>
          </w:rPrChange>
        </w:rPr>
        <w:pPrChange w:id="2012" w:author="Richard Fitzpatrick" w:date="2019-04-26T13:28:00Z">
          <w:pPr/>
        </w:pPrChange>
      </w:pPr>
      <w:proofErr w:type="spellStart"/>
      <w:r w:rsidRPr="00F26248">
        <w:rPr>
          <w:rFonts w:ascii="Arial" w:hAnsi="Arial" w:cs="Arial"/>
          <w:sz w:val="18"/>
          <w:rPrChange w:id="2013" w:author="Richard Fitzpatrick" w:date="2019-04-26T13:28:00Z">
            <w:rPr>
              <w:rFonts w:ascii="Arial" w:hAnsi="Arial" w:cs="Arial"/>
            </w:rPr>
          </w:rPrChange>
        </w:rPr>
        <w:t>Pusapati</w:t>
      </w:r>
      <w:proofErr w:type="spellEnd"/>
      <w:r w:rsidRPr="00F26248">
        <w:rPr>
          <w:rFonts w:ascii="Arial" w:hAnsi="Arial" w:cs="Arial"/>
          <w:sz w:val="18"/>
          <w:rPrChange w:id="2014" w:author="Richard Fitzpatrick" w:date="2019-04-26T13:28:00Z">
            <w:rPr>
              <w:rFonts w:ascii="Arial" w:hAnsi="Arial" w:cs="Arial"/>
            </w:rPr>
          </w:rPrChange>
        </w:rPr>
        <w:t xml:space="preserve"> G., Hughes C., Dorn K., Zhang D., </w:t>
      </w:r>
      <w:proofErr w:type="spellStart"/>
      <w:r w:rsidRPr="00F26248">
        <w:rPr>
          <w:rFonts w:ascii="Arial" w:hAnsi="Arial" w:cs="Arial"/>
          <w:sz w:val="18"/>
          <w:rPrChange w:id="2015" w:author="Richard Fitzpatrick" w:date="2019-04-26T13:28:00Z">
            <w:rPr>
              <w:rFonts w:ascii="Arial" w:hAnsi="Arial" w:cs="Arial"/>
            </w:rPr>
          </w:rPrChange>
        </w:rPr>
        <w:t>Sugianto</w:t>
      </w:r>
      <w:proofErr w:type="spellEnd"/>
      <w:r w:rsidRPr="00F26248">
        <w:rPr>
          <w:rFonts w:ascii="Arial" w:hAnsi="Arial" w:cs="Arial"/>
          <w:sz w:val="18"/>
          <w:rPrChange w:id="2016" w:author="Richard Fitzpatrick" w:date="2019-04-26T13:28:00Z">
            <w:rPr>
              <w:rFonts w:ascii="Arial" w:hAnsi="Arial" w:cs="Arial"/>
            </w:rPr>
          </w:rPrChange>
        </w:rPr>
        <w:t xml:space="preserve"> P., Aravind L and Rohatgi R. (2014) ‘EFCAB7 and IQCE regulate hedgehog </w:t>
      </w:r>
      <w:proofErr w:type="spellStart"/>
      <w:r w:rsidRPr="00F26248">
        <w:rPr>
          <w:rFonts w:ascii="Arial" w:hAnsi="Arial" w:cs="Arial"/>
          <w:sz w:val="18"/>
          <w:rPrChange w:id="2017" w:author="Richard Fitzpatrick" w:date="2019-04-26T13:28:00Z">
            <w:rPr>
              <w:rFonts w:ascii="Arial" w:hAnsi="Arial" w:cs="Arial"/>
            </w:rPr>
          </w:rPrChange>
        </w:rPr>
        <w:t>signaling</w:t>
      </w:r>
      <w:proofErr w:type="spellEnd"/>
      <w:r w:rsidRPr="00F26248">
        <w:rPr>
          <w:rFonts w:ascii="Arial" w:hAnsi="Arial" w:cs="Arial"/>
          <w:sz w:val="18"/>
          <w:rPrChange w:id="2018" w:author="Richard Fitzpatrick" w:date="2019-04-26T13:28:00Z">
            <w:rPr>
              <w:rFonts w:ascii="Arial" w:hAnsi="Arial" w:cs="Arial"/>
            </w:rPr>
          </w:rPrChange>
        </w:rPr>
        <w:t xml:space="preserve"> by tethering the EVC-EVC2 complex to the base of primary cilia’, </w:t>
      </w:r>
      <w:r w:rsidRPr="00F26248">
        <w:rPr>
          <w:rFonts w:ascii="Arial" w:hAnsi="Arial" w:cs="Arial"/>
          <w:i/>
          <w:sz w:val="18"/>
          <w:rPrChange w:id="2019" w:author="Richard Fitzpatrick" w:date="2019-04-26T13:28:00Z">
            <w:rPr>
              <w:rFonts w:ascii="Arial" w:hAnsi="Arial" w:cs="Arial"/>
              <w:i/>
            </w:rPr>
          </w:rPrChange>
        </w:rPr>
        <w:t>Developmental Cell</w:t>
      </w:r>
      <w:r w:rsidRPr="00F26248">
        <w:rPr>
          <w:rFonts w:ascii="Arial" w:hAnsi="Arial" w:cs="Arial"/>
          <w:sz w:val="18"/>
          <w:rPrChange w:id="2020" w:author="Richard Fitzpatrick" w:date="2019-04-26T13:28:00Z">
            <w:rPr>
              <w:rFonts w:ascii="Arial" w:hAnsi="Arial" w:cs="Arial"/>
            </w:rPr>
          </w:rPrChange>
        </w:rPr>
        <w:t>, 28(5), pp. 483-496.</w:t>
      </w:r>
    </w:p>
    <w:p w14:paraId="49F20622" w14:textId="77777777" w:rsidR="006E792D" w:rsidRPr="00F26248" w:rsidRDefault="006E792D">
      <w:pPr>
        <w:tabs>
          <w:tab w:val="left" w:pos="7974"/>
        </w:tabs>
        <w:jc w:val="both"/>
        <w:rPr>
          <w:rFonts w:ascii="Arial" w:hAnsi="Arial" w:cs="Arial"/>
          <w:sz w:val="18"/>
          <w:rPrChange w:id="2021" w:author="Richard Fitzpatrick" w:date="2019-04-26T13:28:00Z">
            <w:rPr>
              <w:rFonts w:ascii="Arial" w:hAnsi="Arial" w:cs="Arial"/>
            </w:rPr>
          </w:rPrChange>
        </w:rPr>
        <w:pPrChange w:id="2022" w:author="Richard Fitzpatrick" w:date="2019-04-26T13:28:00Z">
          <w:pPr>
            <w:tabs>
              <w:tab w:val="left" w:pos="7974"/>
            </w:tabs>
          </w:pPr>
        </w:pPrChange>
      </w:pPr>
      <w:r w:rsidRPr="00F26248">
        <w:rPr>
          <w:rFonts w:ascii="Arial" w:hAnsi="Arial" w:cs="Arial"/>
          <w:sz w:val="18"/>
          <w:rPrChange w:id="2023" w:author="Richard Fitzpatrick" w:date="2019-04-26T13:28:00Z">
            <w:rPr>
              <w:rFonts w:ascii="Arial" w:hAnsi="Arial" w:cs="Arial"/>
            </w:rPr>
          </w:rPrChange>
        </w:rPr>
        <w:t xml:space="preserve">Qi X., Schmiege P., </w:t>
      </w:r>
      <w:proofErr w:type="spellStart"/>
      <w:r w:rsidRPr="00F26248">
        <w:rPr>
          <w:rFonts w:ascii="Arial" w:hAnsi="Arial" w:cs="Arial"/>
          <w:sz w:val="18"/>
          <w:rPrChange w:id="2024" w:author="Richard Fitzpatrick" w:date="2019-04-26T13:28:00Z">
            <w:rPr>
              <w:rFonts w:ascii="Arial" w:hAnsi="Arial" w:cs="Arial"/>
            </w:rPr>
          </w:rPrChange>
        </w:rPr>
        <w:t>Coutavas</w:t>
      </w:r>
      <w:proofErr w:type="spellEnd"/>
      <w:r w:rsidRPr="00F26248">
        <w:rPr>
          <w:rFonts w:ascii="Arial" w:hAnsi="Arial" w:cs="Arial"/>
          <w:sz w:val="18"/>
          <w:rPrChange w:id="2025" w:author="Richard Fitzpatrick" w:date="2019-04-26T13:28:00Z">
            <w:rPr>
              <w:rFonts w:ascii="Arial" w:hAnsi="Arial" w:cs="Arial"/>
            </w:rPr>
          </w:rPrChange>
        </w:rPr>
        <w:t xml:space="preserve"> E., Wang J and Li X. (2018) ‘Structures of human Patched and its complex with native palmitoylated sonic hedgehog’, </w:t>
      </w:r>
      <w:r w:rsidRPr="00F26248">
        <w:rPr>
          <w:rFonts w:ascii="Arial" w:hAnsi="Arial" w:cs="Arial"/>
          <w:i/>
          <w:sz w:val="18"/>
          <w:rPrChange w:id="2026" w:author="Richard Fitzpatrick" w:date="2019-04-26T13:28:00Z">
            <w:rPr>
              <w:rFonts w:ascii="Arial" w:hAnsi="Arial" w:cs="Arial"/>
              <w:i/>
            </w:rPr>
          </w:rPrChange>
        </w:rPr>
        <w:t>Nature</w:t>
      </w:r>
      <w:r w:rsidRPr="00F26248">
        <w:rPr>
          <w:rFonts w:ascii="Arial" w:hAnsi="Arial" w:cs="Arial"/>
          <w:sz w:val="18"/>
          <w:rPrChange w:id="2027" w:author="Richard Fitzpatrick" w:date="2019-04-26T13:28:00Z">
            <w:rPr>
              <w:rFonts w:ascii="Arial" w:hAnsi="Arial" w:cs="Arial"/>
            </w:rPr>
          </w:rPrChange>
        </w:rPr>
        <w:t>, 560(7716), pp. 128-132.</w:t>
      </w:r>
    </w:p>
    <w:p w14:paraId="64E21267" w14:textId="77777777" w:rsidR="006E792D" w:rsidRPr="00F26248" w:rsidRDefault="006E792D">
      <w:pPr>
        <w:tabs>
          <w:tab w:val="left" w:pos="7974"/>
        </w:tabs>
        <w:jc w:val="both"/>
        <w:rPr>
          <w:rFonts w:ascii="Arial" w:hAnsi="Arial" w:cs="Arial"/>
          <w:sz w:val="18"/>
          <w:rPrChange w:id="2028" w:author="Richard Fitzpatrick" w:date="2019-04-26T13:28:00Z">
            <w:rPr>
              <w:rFonts w:ascii="Arial" w:hAnsi="Arial" w:cs="Arial"/>
            </w:rPr>
          </w:rPrChange>
        </w:rPr>
        <w:pPrChange w:id="2029" w:author="Richard Fitzpatrick" w:date="2019-04-26T13:28:00Z">
          <w:pPr>
            <w:tabs>
              <w:tab w:val="left" w:pos="7974"/>
            </w:tabs>
          </w:pPr>
        </w:pPrChange>
      </w:pPr>
      <w:r w:rsidRPr="00F26248">
        <w:rPr>
          <w:rFonts w:ascii="Arial" w:hAnsi="Arial" w:cs="Arial"/>
          <w:sz w:val="18"/>
          <w:rPrChange w:id="2030" w:author="Richard Fitzpatrick" w:date="2019-04-26T13:28:00Z">
            <w:rPr>
              <w:rFonts w:ascii="Arial" w:hAnsi="Arial" w:cs="Arial"/>
            </w:rPr>
          </w:rPrChange>
        </w:rPr>
        <w:t xml:space="preserve">Rao C., Wolf D. and Arkin A. (2002) ‘Control, exploitation and tolerance of intracellular noise’, </w:t>
      </w:r>
      <w:r w:rsidRPr="00F26248">
        <w:rPr>
          <w:rFonts w:ascii="Arial" w:hAnsi="Arial" w:cs="Arial"/>
          <w:i/>
          <w:sz w:val="18"/>
          <w:rPrChange w:id="2031" w:author="Richard Fitzpatrick" w:date="2019-04-26T13:28:00Z">
            <w:rPr>
              <w:rFonts w:ascii="Arial" w:hAnsi="Arial" w:cs="Arial"/>
              <w:i/>
            </w:rPr>
          </w:rPrChange>
        </w:rPr>
        <w:t>Nature</w:t>
      </w:r>
      <w:r w:rsidRPr="00F26248">
        <w:rPr>
          <w:rFonts w:ascii="Arial" w:hAnsi="Arial" w:cs="Arial"/>
          <w:sz w:val="18"/>
          <w:rPrChange w:id="2032" w:author="Richard Fitzpatrick" w:date="2019-04-26T13:28:00Z">
            <w:rPr>
              <w:rFonts w:ascii="Arial" w:hAnsi="Arial" w:cs="Arial"/>
            </w:rPr>
          </w:rPrChange>
        </w:rPr>
        <w:t>, 420(6912), pp. 231.</w:t>
      </w:r>
    </w:p>
    <w:p w14:paraId="4FE8E145" w14:textId="77777777" w:rsidR="006E792D" w:rsidRPr="00F26248" w:rsidRDefault="006E792D">
      <w:pPr>
        <w:jc w:val="both"/>
        <w:rPr>
          <w:rFonts w:ascii="Arial" w:hAnsi="Arial" w:cs="Arial"/>
          <w:sz w:val="18"/>
          <w:rPrChange w:id="2033" w:author="Richard Fitzpatrick" w:date="2019-04-26T13:28:00Z">
            <w:rPr>
              <w:rFonts w:ascii="Arial" w:hAnsi="Arial" w:cs="Arial"/>
            </w:rPr>
          </w:rPrChange>
        </w:rPr>
        <w:pPrChange w:id="2034" w:author="Richard Fitzpatrick" w:date="2019-04-26T13:28:00Z">
          <w:pPr/>
        </w:pPrChange>
      </w:pPr>
      <w:proofErr w:type="spellStart"/>
      <w:r w:rsidRPr="00F26248">
        <w:rPr>
          <w:rFonts w:ascii="Arial" w:hAnsi="Arial" w:cs="Arial"/>
          <w:sz w:val="18"/>
          <w:rPrChange w:id="2035" w:author="Richard Fitzpatrick" w:date="2019-04-26T13:28:00Z">
            <w:rPr>
              <w:rFonts w:ascii="Arial" w:hAnsi="Arial" w:cs="Arial"/>
            </w:rPr>
          </w:rPrChange>
        </w:rPr>
        <w:t>Riobo</w:t>
      </w:r>
      <w:proofErr w:type="spellEnd"/>
      <w:r w:rsidRPr="00F26248">
        <w:rPr>
          <w:rFonts w:ascii="Arial" w:hAnsi="Arial" w:cs="Arial"/>
          <w:sz w:val="18"/>
          <w:rPrChange w:id="2036" w:author="Richard Fitzpatrick" w:date="2019-04-26T13:28:00Z">
            <w:rPr>
              <w:rFonts w:ascii="Arial" w:hAnsi="Arial" w:cs="Arial"/>
            </w:rPr>
          </w:rPrChange>
        </w:rPr>
        <w:t xml:space="preserve"> N. and Manning D. (2007) ‘Pathways of signal transduction employed by vertebrate Hedgehogs’. </w:t>
      </w:r>
      <w:r w:rsidRPr="00F26248">
        <w:rPr>
          <w:rFonts w:ascii="Arial" w:hAnsi="Arial" w:cs="Arial"/>
          <w:i/>
          <w:sz w:val="18"/>
          <w:rPrChange w:id="2037" w:author="Richard Fitzpatrick" w:date="2019-04-26T13:28:00Z">
            <w:rPr>
              <w:rFonts w:ascii="Arial" w:hAnsi="Arial" w:cs="Arial"/>
              <w:i/>
            </w:rPr>
          </w:rPrChange>
        </w:rPr>
        <w:t>The Biochemical Journal</w:t>
      </w:r>
      <w:r w:rsidRPr="00F26248">
        <w:rPr>
          <w:rFonts w:ascii="Arial" w:hAnsi="Arial" w:cs="Arial"/>
          <w:sz w:val="18"/>
          <w:rPrChange w:id="2038" w:author="Richard Fitzpatrick" w:date="2019-04-26T13:28:00Z">
            <w:rPr>
              <w:rFonts w:ascii="Arial" w:hAnsi="Arial" w:cs="Arial"/>
            </w:rPr>
          </w:rPrChange>
        </w:rPr>
        <w:t>, 403(3), pp. 369-379.</w:t>
      </w:r>
    </w:p>
    <w:p w14:paraId="3416E477" w14:textId="77777777" w:rsidR="006E792D" w:rsidRPr="00F26248" w:rsidRDefault="006E792D">
      <w:pPr>
        <w:tabs>
          <w:tab w:val="left" w:pos="7974"/>
        </w:tabs>
        <w:jc w:val="both"/>
        <w:rPr>
          <w:rFonts w:ascii="Arial" w:hAnsi="Arial" w:cs="Arial"/>
          <w:sz w:val="18"/>
          <w:rPrChange w:id="2039" w:author="Richard Fitzpatrick" w:date="2019-04-26T13:28:00Z">
            <w:rPr>
              <w:rFonts w:ascii="Arial" w:hAnsi="Arial" w:cs="Arial"/>
            </w:rPr>
          </w:rPrChange>
        </w:rPr>
        <w:pPrChange w:id="2040" w:author="Richard Fitzpatrick" w:date="2019-04-26T13:28:00Z">
          <w:pPr>
            <w:tabs>
              <w:tab w:val="left" w:pos="7974"/>
            </w:tabs>
          </w:pPr>
        </w:pPrChange>
      </w:pPr>
      <w:r w:rsidRPr="00F26248">
        <w:rPr>
          <w:rFonts w:ascii="Arial" w:hAnsi="Arial" w:cs="Arial"/>
          <w:sz w:val="18"/>
          <w:rPrChange w:id="2041" w:author="Richard Fitzpatrick" w:date="2019-04-26T13:28:00Z">
            <w:rPr>
              <w:rFonts w:ascii="Arial" w:hAnsi="Arial" w:cs="Arial"/>
            </w:rPr>
          </w:rPrChange>
        </w:rPr>
        <w:t xml:space="preserve">Rohatgi R., </w:t>
      </w:r>
      <w:proofErr w:type="spellStart"/>
      <w:r w:rsidRPr="00F26248">
        <w:rPr>
          <w:rFonts w:ascii="Arial" w:hAnsi="Arial" w:cs="Arial"/>
          <w:sz w:val="18"/>
          <w:rPrChange w:id="2042" w:author="Richard Fitzpatrick" w:date="2019-04-26T13:28:00Z">
            <w:rPr>
              <w:rFonts w:ascii="Arial" w:hAnsi="Arial" w:cs="Arial"/>
            </w:rPr>
          </w:rPrChange>
        </w:rPr>
        <w:t>Milenkovic</w:t>
      </w:r>
      <w:proofErr w:type="spellEnd"/>
      <w:r w:rsidRPr="00F26248">
        <w:rPr>
          <w:rFonts w:ascii="Arial" w:hAnsi="Arial" w:cs="Arial"/>
          <w:sz w:val="18"/>
          <w:rPrChange w:id="2043" w:author="Richard Fitzpatrick" w:date="2019-04-26T13:28:00Z">
            <w:rPr>
              <w:rFonts w:ascii="Arial" w:hAnsi="Arial" w:cs="Arial"/>
            </w:rPr>
          </w:rPrChange>
        </w:rPr>
        <w:t xml:space="preserve"> L. and Scott M.P. (2007) ‘Patched1 regulates hedgehog </w:t>
      </w:r>
      <w:proofErr w:type="spellStart"/>
      <w:r w:rsidRPr="00F26248">
        <w:rPr>
          <w:rFonts w:ascii="Arial" w:hAnsi="Arial" w:cs="Arial"/>
          <w:sz w:val="18"/>
          <w:rPrChange w:id="2044" w:author="Richard Fitzpatrick" w:date="2019-04-26T13:28:00Z">
            <w:rPr>
              <w:rFonts w:ascii="Arial" w:hAnsi="Arial" w:cs="Arial"/>
            </w:rPr>
          </w:rPrChange>
        </w:rPr>
        <w:t>signaling</w:t>
      </w:r>
      <w:proofErr w:type="spellEnd"/>
      <w:r w:rsidRPr="00F26248">
        <w:rPr>
          <w:rFonts w:ascii="Arial" w:hAnsi="Arial" w:cs="Arial"/>
          <w:sz w:val="18"/>
          <w:rPrChange w:id="2045" w:author="Richard Fitzpatrick" w:date="2019-04-26T13:28:00Z">
            <w:rPr>
              <w:rFonts w:ascii="Arial" w:hAnsi="Arial" w:cs="Arial"/>
            </w:rPr>
          </w:rPrChange>
        </w:rPr>
        <w:t xml:space="preserve"> at the primary cilium’, </w:t>
      </w:r>
      <w:r w:rsidRPr="00F26248">
        <w:rPr>
          <w:rFonts w:ascii="Arial" w:hAnsi="Arial" w:cs="Arial"/>
          <w:i/>
          <w:sz w:val="18"/>
          <w:rPrChange w:id="2046" w:author="Richard Fitzpatrick" w:date="2019-04-26T13:28:00Z">
            <w:rPr>
              <w:rFonts w:ascii="Arial" w:hAnsi="Arial" w:cs="Arial"/>
              <w:i/>
            </w:rPr>
          </w:rPrChange>
        </w:rPr>
        <w:t>Science</w:t>
      </w:r>
      <w:r w:rsidRPr="00F26248">
        <w:rPr>
          <w:rFonts w:ascii="Arial" w:hAnsi="Arial" w:cs="Arial"/>
          <w:sz w:val="18"/>
          <w:rPrChange w:id="2047" w:author="Richard Fitzpatrick" w:date="2019-04-26T13:28:00Z">
            <w:rPr>
              <w:rFonts w:ascii="Arial" w:hAnsi="Arial" w:cs="Arial"/>
            </w:rPr>
          </w:rPrChange>
        </w:rPr>
        <w:t>, 317(5836), pp. 372-376.</w:t>
      </w:r>
    </w:p>
    <w:p w14:paraId="6D477F3F" w14:textId="77777777" w:rsidR="006E792D" w:rsidRPr="00F26248" w:rsidRDefault="006E792D">
      <w:pPr>
        <w:tabs>
          <w:tab w:val="left" w:pos="7974"/>
        </w:tabs>
        <w:jc w:val="both"/>
        <w:rPr>
          <w:rFonts w:ascii="Arial" w:hAnsi="Arial" w:cs="Arial"/>
          <w:sz w:val="18"/>
          <w:rPrChange w:id="2048" w:author="Richard Fitzpatrick" w:date="2019-04-26T13:28:00Z">
            <w:rPr>
              <w:rFonts w:ascii="Arial" w:hAnsi="Arial" w:cs="Arial"/>
            </w:rPr>
          </w:rPrChange>
        </w:rPr>
        <w:pPrChange w:id="2049" w:author="Richard Fitzpatrick" w:date="2019-04-26T13:28:00Z">
          <w:pPr>
            <w:tabs>
              <w:tab w:val="left" w:pos="7974"/>
            </w:tabs>
          </w:pPr>
        </w:pPrChange>
      </w:pPr>
      <w:r w:rsidRPr="00F26248">
        <w:rPr>
          <w:rFonts w:ascii="Arial" w:hAnsi="Arial" w:cs="Arial"/>
          <w:sz w:val="18"/>
          <w:rPrChange w:id="2050" w:author="Richard Fitzpatrick" w:date="2019-04-26T13:28:00Z">
            <w:rPr>
              <w:rFonts w:ascii="Arial" w:hAnsi="Arial" w:cs="Arial"/>
            </w:rPr>
          </w:rPrChange>
        </w:rPr>
        <w:t xml:space="preserve">Routh B.N., Johnston D., Harris K. and Chitwood </w:t>
      </w:r>
      <w:proofErr w:type="gramStart"/>
      <w:r w:rsidRPr="00F26248">
        <w:rPr>
          <w:rFonts w:ascii="Arial" w:hAnsi="Arial" w:cs="Arial"/>
          <w:sz w:val="18"/>
          <w:rPrChange w:id="2051" w:author="Richard Fitzpatrick" w:date="2019-04-26T13:28:00Z">
            <w:rPr>
              <w:rFonts w:ascii="Arial" w:hAnsi="Arial" w:cs="Arial"/>
            </w:rPr>
          </w:rPrChange>
        </w:rPr>
        <w:t>R.A.(</w:t>
      </w:r>
      <w:proofErr w:type="gramEnd"/>
      <w:r w:rsidRPr="00F26248">
        <w:rPr>
          <w:rFonts w:ascii="Arial" w:hAnsi="Arial" w:cs="Arial"/>
          <w:sz w:val="18"/>
          <w:rPrChange w:id="2052" w:author="Richard Fitzpatrick" w:date="2019-04-26T13:28:00Z">
            <w:rPr>
              <w:rFonts w:ascii="Arial" w:hAnsi="Arial" w:cs="Arial"/>
            </w:rPr>
          </w:rPrChange>
        </w:rPr>
        <w:t xml:space="preserve">2009) ‘Anatomical and Electrophysiological Comparison of CA1 Pyramidal Neurons of the Rat and Mouse’, </w:t>
      </w:r>
      <w:r w:rsidRPr="00F26248">
        <w:rPr>
          <w:rFonts w:ascii="Arial" w:hAnsi="Arial" w:cs="Arial"/>
          <w:i/>
          <w:sz w:val="18"/>
          <w:rPrChange w:id="2053" w:author="Richard Fitzpatrick" w:date="2019-04-26T13:28:00Z">
            <w:rPr>
              <w:rFonts w:ascii="Arial" w:hAnsi="Arial" w:cs="Arial"/>
              <w:i/>
            </w:rPr>
          </w:rPrChange>
        </w:rPr>
        <w:t>Journal of Neurophysiology</w:t>
      </w:r>
      <w:r w:rsidRPr="00F26248">
        <w:rPr>
          <w:rFonts w:ascii="Arial" w:hAnsi="Arial" w:cs="Arial"/>
          <w:sz w:val="18"/>
          <w:rPrChange w:id="2054" w:author="Richard Fitzpatrick" w:date="2019-04-26T13:28:00Z">
            <w:rPr>
              <w:rFonts w:ascii="Arial" w:hAnsi="Arial" w:cs="Arial"/>
            </w:rPr>
          </w:rPrChange>
        </w:rPr>
        <w:t>, 102(4), pp. 2288-2302.</w:t>
      </w:r>
    </w:p>
    <w:p w14:paraId="6AE981CE" w14:textId="77777777" w:rsidR="006E792D" w:rsidRPr="00F26248" w:rsidRDefault="006E792D">
      <w:pPr>
        <w:tabs>
          <w:tab w:val="left" w:pos="7974"/>
        </w:tabs>
        <w:jc w:val="both"/>
        <w:rPr>
          <w:rFonts w:ascii="Arial" w:hAnsi="Arial" w:cs="Arial"/>
          <w:sz w:val="18"/>
          <w:rPrChange w:id="2055" w:author="Richard Fitzpatrick" w:date="2019-04-26T13:28:00Z">
            <w:rPr>
              <w:rFonts w:ascii="Arial" w:hAnsi="Arial" w:cs="Arial"/>
            </w:rPr>
          </w:rPrChange>
        </w:rPr>
        <w:pPrChange w:id="2056" w:author="Richard Fitzpatrick" w:date="2019-04-26T13:28:00Z">
          <w:pPr>
            <w:tabs>
              <w:tab w:val="left" w:pos="7974"/>
            </w:tabs>
          </w:pPr>
        </w:pPrChange>
      </w:pPr>
      <w:proofErr w:type="spellStart"/>
      <w:r w:rsidRPr="00F26248">
        <w:rPr>
          <w:rFonts w:ascii="Arial" w:hAnsi="Arial" w:cs="Arial"/>
          <w:sz w:val="18"/>
          <w:rPrChange w:id="2057" w:author="Richard Fitzpatrick" w:date="2019-04-26T13:28:00Z">
            <w:rPr>
              <w:rFonts w:ascii="Arial" w:hAnsi="Arial" w:cs="Arial"/>
            </w:rPr>
          </w:rPrChange>
        </w:rPr>
        <w:t>Rozendaal</w:t>
      </w:r>
      <w:proofErr w:type="spellEnd"/>
      <w:r w:rsidRPr="00F26248">
        <w:rPr>
          <w:rFonts w:ascii="Arial" w:hAnsi="Arial" w:cs="Arial"/>
          <w:sz w:val="18"/>
          <w:rPrChange w:id="2058" w:author="Richard Fitzpatrick" w:date="2019-04-26T13:28:00Z">
            <w:rPr>
              <w:rFonts w:ascii="Arial" w:hAnsi="Arial" w:cs="Arial"/>
            </w:rPr>
          </w:rPrChange>
        </w:rPr>
        <w:t xml:space="preserve"> Y., Wang Y., </w:t>
      </w:r>
      <w:proofErr w:type="spellStart"/>
      <w:r w:rsidRPr="00F26248">
        <w:rPr>
          <w:rFonts w:ascii="Arial" w:hAnsi="Arial" w:cs="Arial"/>
          <w:sz w:val="18"/>
          <w:rPrChange w:id="2059" w:author="Richard Fitzpatrick" w:date="2019-04-26T13:28:00Z">
            <w:rPr>
              <w:rFonts w:ascii="Arial" w:hAnsi="Arial" w:cs="Arial"/>
            </w:rPr>
          </w:rPrChange>
        </w:rPr>
        <w:t>Hilbers</w:t>
      </w:r>
      <w:proofErr w:type="spellEnd"/>
      <w:r w:rsidRPr="00F26248">
        <w:rPr>
          <w:rFonts w:ascii="Arial" w:hAnsi="Arial" w:cs="Arial"/>
          <w:sz w:val="18"/>
          <w:rPrChange w:id="2060" w:author="Richard Fitzpatrick" w:date="2019-04-26T13:28:00Z">
            <w:rPr>
              <w:rFonts w:ascii="Arial" w:hAnsi="Arial" w:cs="Arial"/>
            </w:rPr>
          </w:rPrChange>
        </w:rPr>
        <w:t xml:space="preserve"> P., van Riel N. and Natal A. (2019) ‘Computational modelling of energy balance in individuals with Metabolic Syndrome’, </w:t>
      </w:r>
      <w:r w:rsidRPr="00F26248">
        <w:rPr>
          <w:rFonts w:ascii="Arial" w:hAnsi="Arial" w:cs="Arial"/>
          <w:i/>
          <w:sz w:val="18"/>
          <w:rPrChange w:id="2061" w:author="Richard Fitzpatrick" w:date="2019-04-26T13:28:00Z">
            <w:rPr>
              <w:rFonts w:ascii="Arial" w:hAnsi="Arial" w:cs="Arial"/>
              <w:i/>
            </w:rPr>
          </w:rPrChange>
        </w:rPr>
        <w:t>BMC Systems Biology</w:t>
      </w:r>
      <w:r w:rsidRPr="00F26248">
        <w:rPr>
          <w:rFonts w:ascii="Arial" w:hAnsi="Arial" w:cs="Arial"/>
          <w:sz w:val="18"/>
          <w:rPrChange w:id="2062" w:author="Richard Fitzpatrick" w:date="2019-04-26T13:28:00Z">
            <w:rPr>
              <w:rFonts w:ascii="Arial" w:hAnsi="Arial" w:cs="Arial"/>
            </w:rPr>
          </w:rPrChange>
        </w:rPr>
        <w:t>, 13(1).</w:t>
      </w:r>
    </w:p>
    <w:p w14:paraId="1B25A7A9" w14:textId="77777777" w:rsidR="006E792D" w:rsidRPr="00F26248" w:rsidRDefault="006E792D">
      <w:pPr>
        <w:tabs>
          <w:tab w:val="left" w:pos="7974"/>
        </w:tabs>
        <w:jc w:val="both"/>
        <w:rPr>
          <w:rFonts w:ascii="Arial" w:hAnsi="Arial" w:cs="Arial"/>
          <w:sz w:val="18"/>
          <w:rPrChange w:id="2063" w:author="Richard Fitzpatrick" w:date="2019-04-26T13:28:00Z">
            <w:rPr>
              <w:rFonts w:ascii="Arial" w:hAnsi="Arial" w:cs="Arial"/>
            </w:rPr>
          </w:rPrChange>
        </w:rPr>
        <w:pPrChange w:id="2064" w:author="Richard Fitzpatrick" w:date="2019-04-26T13:28:00Z">
          <w:pPr>
            <w:tabs>
              <w:tab w:val="left" w:pos="7974"/>
            </w:tabs>
          </w:pPr>
        </w:pPrChange>
      </w:pPr>
      <w:r w:rsidRPr="00F26248">
        <w:rPr>
          <w:rFonts w:ascii="Arial" w:hAnsi="Arial" w:cs="Arial"/>
          <w:sz w:val="18"/>
          <w:rPrChange w:id="2065" w:author="Richard Fitzpatrick" w:date="2019-04-26T13:28:00Z">
            <w:rPr>
              <w:rFonts w:ascii="Arial" w:hAnsi="Arial" w:cs="Arial"/>
            </w:rPr>
          </w:rPrChange>
        </w:rPr>
        <w:t>RStudio Team (2015) RStudio: Integrated Development for R. RStudio, Inc., Boston, MA URL http://www.rstudio.com/.</w:t>
      </w:r>
    </w:p>
    <w:p w14:paraId="0E9DC08F" w14:textId="77777777" w:rsidR="006E792D" w:rsidRPr="00F26248" w:rsidRDefault="006E792D">
      <w:pPr>
        <w:tabs>
          <w:tab w:val="left" w:pos="7974"/>
        </w:tabs>
        <w:jc w:val="both"/>
        <w:rPr>
          <w:rFonts w:ascii="Arial" w:hAnsi="Arial" w:cs="Arial"/>
          <w:i/>
          <w:sz w:val="18"/>
          <w:rPrChange w:id="2066" w:author="Richard Fitzpatrick" w:date="2019-04-26T13:28:00Z">
            <w:rPr>
              <w:rFonts w:ascii="Arial" w:hAnsi="Arial" w:cs="Arial"/>
              <w:i/>
            </w:rPr>
          </w:rPrChange>
        </w:rPr>
        <w:pPrChange w:id="2067" w:author="Richard Fitzpatrick" w:date="2019-04-26T13:28:00Z">
          <w:pPr>
            <w:tabs>
              <w:tab w:val="left" w:pos="7974"/>
            </w:tabs>
          </w:pPr>
        </w:pPrChange>
      </w:pPr>
      <w:r w:rsidRPr="00F26248">
        <w:rPr>
          <w:rFonts w:ascii="Arial" w:hAnsi="Arial" w:cs="Arial"/>
          <w:sz w:val="18"/>
          <w:rPrChange w:id="2068" w:author="Richard Fitzpatrick" w:date="2019-04-26T13:28:00Z">
            <w:rPr>
              <w:rFonts w:ascii="Arial" w:hAnsi="Arial" w:cs="Arial"/>
            </w:rPr>
          </w:rPrChange>
        </w:rPr>
        <w:t xml:space="preserve">Ruiz I, </w:t>
      </w:r>
      <w:proofErr w:type="spellStart"/>
      <w:r w:rsidRPr="00F26248">
        <w:rPr>
          <w:rFonts w:ascii="Arial" w:hAnsi="Arial" w:cs="Arial"/>
          <w:sz w:val="18"/>
          <w:rPrChange w:id="2069" w:author="Richard Fitzpatrick" w:date="2019-04-26T13:28:00Z">
            <w:rPr>
              <w:rFonts w:ascii="Arial" w:hAnsi="Arial" w:cs="Arial"/>
            </w:rPr>
          </w:rPrChange>
        </w:rPr>
        <w:t>Altaba</w:t>
      </w:r>
      <w:proofErr w:type="spellEnd"/>
      <w:r w:rsidRPr="00F26248">
        <w:rPr>
          <w:rFonts w:ascii="Arial" w:hAnsi="Arial" w:cs="Arial"/>
          <w:sz w:val="18"/>
          <w:rPrChange w:id="2070" w:author="Richard Fitzpatrick" w:date="2019-04-26T13:28:00Z">
            <w:rPr>
              <w:rFonts w:ascii="Arial" w:hAnsi="Arial" w:cs="Arial"/>
            </w:rPr>
          </w:rPrChange>
        </w:rPr>
        <w:t xml:space="preserve"> A., Mas C. and </w:t>
      </w:r>
      <w:proofErr w:type="spellStart"/>
      <w:r w:rsidRPr="00F26248">
        <w:rPr>
          <w:rFonts w:ascii="Arial" w:hAnsi="Arial" w:cs="Arial"/>
          <w:sz w:val="18"/>
          <w:rPrChange w:id="2071" w:author="Richard Fitzpatrick" w:date="2019-04-26T13:28:00Z">
            <w:rPr>
              <w:rFonts w:ascii="Arial" w:hAnsi="Arial" w:cs="Arial"/>
            </w:rPr>
          </w:rPrChange>
        </w:rPr>
        <w:t>Stecca</w:t>
      </w:r>
      <w:proofErr w:type="spellEnd"/>
      <w:r w:rsidRPr="00F26248">
        <w:rPr>
          <w:rFonts w:ascii="Arial" w:hAnsi="Arial" w:cs="Arial"/>
          <w:sz w:val="18"/>
          <w:rPrChange w:id="2072" w:author="Richard Fitzpatrick" w:date="2019-04-26T13:28:00Z">
            <w:rPr>
              <w:rFonts w:ascii="Arial" w:hAnsi="Arial" w:cs="Arial"/>
            </w:rPr>
          </w:rPrChange>
        </w:rPr>
        <w:t xml:space="preserve"> B. (2007) ‘The </w:t>
      </w:r>
      <w:proofErr w:type="spellStart"/>
      <w:r w:rsidRPr="00F26248">
        <w:rPr>
          <w:rFonts w:ascii="Arial" w:hAnsi="Arial" w:cs="Arial"/>
          <w:sz w:val="18"/>
          <w:rPrChange w:id="2073" w:author="Richard Fitzpatrick" w:date="2019-04-26T13:28:00Z">
            <w:rPr>
              <w:rFonts w:ascii="Arial" w:hAnsi="Arial" w:cs="Arial"/>
            </w:rPr>
          </w:rPrChange>
        </w:rPr>
        <w:t>Gli</w:t>
      </w:r>
      <w:proofErr w:type="spellEnd"/>
      <w:r w:rsidRPr="00F26248">
        <w:rPr>
          <w:rFonts w:ascii="Arial" w:hAnsi="Arial" w:cs="Arial"/>
          <w:sz w:val="18"/>
          <w:rPrChange w:id="2074" w:author="Richard Fitzpatrick" w:date="2019-04-26T13:28:00Z">
            <w:rPr>
              <w:rFonts w:ascii="Arial" w:hAnsi="Arial" w:cs="Arial"/>
            </w:rPr>
          </w:rPrChange>
        </w:rPr>
        <w:t xml:space="preserve"> code: an information nexus regulating cell fate, stemness and cancer’, </w:t>
      </w:r>
      <w:r w:rsidRPr="00F26248">
        <w:rPr>
          <w:rFonts w:ascii="Arial" w:hAnsi="Arial" w:cs="Arial"/>
          <w:i/>
          <w:sz w:val="18"/>
          <w:rPrChange w:id="2075" w:author="Richard Fitzpatrick" w:date="2019-04-26T13:28:00Z">
            <w:rPr>
              <w:rFonts w:ascii="Arial" w:hAnsi="Arial" w:cs="Arial"/>
              <w:i/>
            </w:rPr>
          </w:rPrChange>
        </w:rPr>
        <w:t>Trends in Cell Biology</w:t>
      </w:r>
      <w:r w:rsidRPr="00F26248">
        <w:rPr>
          <w:rFonts w:ascii="Arial" w:hAnsi="Arial" w:cs="Arial"/>
          <w:sz w:val="18"/>
          <w:rPrChange w:id="2076" w:author="Richard Fitzpatrick" w:date="2019-04-26T13:28:00Z">
            <w:rPr>
              <w:rFonts w:ascii="Arial" w:hAnsi="Arial" w:cs="Arial"/>
            </w:rPr>
          </w:rPrChange>
        </w:rPr>
        <w:t>, 17, pp. 438-437.</w:t>
      </w:r>
      <w:r w:rsidRPr="00F26248">
        <w:rPr>
          <w:rFonts w:ascii="Arial" w:hAnsi="Arial" w:cs="Arial"/>
          <w:i/>
          <w:sz w:val="18"/>
          <w:rPrChange w:id="2077" w:author="Richard Fitzpatrick" w:date="2019-04-26T13:28:00Z">
            <w:rPr>
              <w:rFonts w:ascii="Arial" w:hAnsi="Arial" w:cs="Arial"/>
              <w:i/>
            </w:rPr>
          </w:rPrChange>
        </w:rPr>
        <w:t xml:space="preserve"> </w:t>
      </w:r>
    </w:p>
    <w:p w14:paraId="54F0F056" w14:textId="77777777" w:rsidR="006E792D" w:rsidRPr="00F26248" w:rsidRDefault="006E792D">
      <w:pPr>
        <w:tabs>
          <w:tab w:val="left" w:pos="7974"/>
        </w:tabs>
        <w:jc w:val="both"/>
        <w:rPr>
          <w:rFonts w:ascii="Arial" w:hAnsi="Arial" w:cs="Arial"/>
          <w:sz w:val="18"/>
          <w:rPrChange w:id="2078" w:author="Richard Fitzpatrick" w:date="2019-04-26T13:28:00Z">
            <w:rPr>
              <w:rFonts w:ascii="Arial" w:hAnsi="Arial" w:cs="Arial"/>
            </w:rPr>
          </w:rPrChange>
        </w:rPr>
        <w:pPrChange w:id="2079" w:author="Richard Fitzpatrick" w:date="2019-04-26T13:28:00Z">
          <w:pPr>
            <w:tabs>
              <w:tab w:val="left" w:pos="7974"/>
            </w:tabs>
          </w:pPr>
        </w:pPrChange>
      </w:pPr>
      <w:r w:rsidRPr="00F26248">
        <w:rPr>
          <w:rFonts w:ascii="Arial" w:hAnsi="Arial" w:cs="Arial"/>
          <w:sz w:val="18"/>
          <w:rPrChange w:id="2080" w:author="Richard Fitzpatrick" w:date="2019-04-26T13:28:00Z">
            <w:rPr>
              <w:rFonts w:ascii="Arial" w:hAnsi="Arial" w:cs="Arial"/>
            </w:rPr>
          </w:rPrChange>
        </w:rPr>
        <w:t xml:space="preserve">Sasai N. and Briscoe J. (2012) ‘Primary cilia and graded Sonic Hedgehog signalling’, </w:t>
      </w:r>
      <w:r w:rsidRPr="00F26248">
        <w:rPr>
          <w:rFonts w:ascii="Arial" w:hAnsi="Arial" w:cs="Arial"/>
          <w:i/>
          <w:sz w:val="18"/>
          <w:rPrChange w:id="2081" w:author="Richard Fitzpatrick" w:date="2019-04-26T13:28:00Z">
            <w:rPr>
              <w:rFonts w:ascii="Arial" w:hAnsi="Arial" w:cs="Arial"/>
              <w:i/>
            </w:rPr>
          </w:rPrChange>
        </w:rPr>
        <w:t>Wiley Interdisciplinary Reviews: Developmental Biology</w:t>
      </w:r>
      <w:r w:rsidRPr="00F26248">
        <w:rPr>
          <w:rFonts w:ascii="Arial" w:hAnsi="Arial" w:cs="Arial"/>
          <w:sz w:val="18"/>
          <w:rPrChange w:id="2082" w:author="Richard Fitzpatrick" w:date="2019-04-26T13:28:00Z">
            <w:rPr>
              <w:rFonts w:ascii="Arial" w:hAnsi="Arial" w:cs="Arial"/>
            </w:rPr>
          </w:rPrChange>
        </w:rPr>
        <w:t>, 1(5), pp. 753-772.</w:t>
      </w:r>
    </w:p>
    <w:p w14:paraId="3A40EA89" w14:textId="77777777" w:rsidR="006E792D" w:rsidRPr="00F26248" w:rsidRDefault="006E792D">
      <w:pPr>
        <w:tabs>
          <w:tab w:val="left" w:pos="7974"/>
        </w:tabs>
        <w:jc w:val="both"/>
        <w:rPr>
          <w:rFonts w:ascii="Arial" w:hAnsi="Arial" w:cs="Arial"/>
          <w:sz w:val="18"/>
          <w:rPrChange w:id="2083" w:author="Richard Fitzpatrick" w:date="2019-04-26T13:28:00Z">
            <w:rPr>
              <w:rFonts w:ascii="Arial" w:hAnsi="Arial" w:cs="Arial"/>
            </w:rPr>
          </w:rPrChange>
        </w:rPr>
        <w:pPrChange w:id="2084" w:author="Richard Fitzpatrick" w:date="2019-04-26T13:28:00Z">
          <w:pPr>
            <w:tabs>
              <w:tab w:val="left" w:pos="7974"/>
            </w:tabs>
          </w:pPr>
        </w:pPrChange>
      </w:pPr>
      <w:r w:rsidRPr="00F26248">
        <w:rPr>
          <w:rFonts w:ascii="Arial" w:hAnsi="Arial" w:cs="Arial"/>
          <w:sz w:val="18"/>
          <w:rPrChange w:id="2085" w:author="Richard Fitzpatrick" w:date="2019-04-26T13:28:00Z">
            <w:rPr>
              <w:rFonts w:ascii="Arial" w:hAnsi="Arial" w:cs="Arial"/>
            </w:rPr>
          </w:rPrChange>
        </w:rPr>
        <w:t xml:space="preserve">Saha K. and Schaffer D.V. (2006) ‘Signal dynamics in Sonic hedgehog tissue patterning’, </w:t>
      </w:r>
      <w:r w:rsidRPr="00F26248">
        <w:rPr>
          <w:rFonts w:ascii="Arial" w:hAnsi="Arial" w:cs="Arial"/>
          <w:i/>
          <w:sz w:val="18"/>
          <w:rPrChange w:id="2086" w:author="Richard Fitzpatrick" w:date="2019-04-26T13:28:00Z">
            <w:rPr>
              <w:rFonts w:ascii="Arial" w:hAnsi="Arial" w:cs="Arial"/>
              <w:i/>
            </w:rPr>
          </w:rPrChange>
        </w:rPr>
        <w:t>Development</w:t>
      </w:r>
      <w:r w:rsidRPr="00F26248">
        <w:rPr>
          <w:rFonts w:ascii="Arial" w:hAnsi="Arial" w:cs="Arial"/>
          <w:sz w:val="18"/>
          <w:rPrChange w:id="2087" w:author="Richard Fitzpatrick" w:date="2019-04-26T13:28:00Z">
            <w:rPr>
              <w:rFonts w:ascii="Arial" w:hAnsi="Arial" w:cs="Arial"/>
            </w:rPr>
          </w:rPrChange>
        </w:rPr>
        <w:t>, 133(5), pp. 889-900.</w:t>
      </w:r>
    </w:p>
    <w:p w14:paraId="677254B2" w14:textId="77777777" w:rsidR="006E792D" w:rsidRPr="00F26248" w:rsidRDefault="006E792D">
      <w:pPr>
        <w:tabs>
          <w:tab w:val="left" w:pos="7974"/>
        </w:tabs>
        <w:jc w:val="both"/>
        <w:rPr>
          <w:rFonts w:ascii="Arial" w:hAnsi="Arial" w:cs="Arial"/>
          <w:sz w:val="18"/>
          <w:rPrChange w:id="2088" w:author="Richard Fitzpatrick" w:date="2019-04-26T13:28:00Z">
            <w:rPr>
              <w:rFonts w:ascii="Arial" w:hAnsi="Arial" w:cs="Arial"/>
            </w:rPr>
          </w:rPrChange>
        </w:rPr>
        <w:pPrChange w:id="2089" w:author="Richard Fitzpatrick" w:date="2019-04-26T13:28:00Z">
          <w:pPr>
            <w:tabs>
              <w:tab w:val="left" w:pos="7974"/>
            </w:tabs>
          </w:pPr>
        </w:pPrChange>
      </w:pPr>
      <w:proofErr w:type="spellStart"/>
      <w:r w:rsidRPr="00F26248">
        <w:rPr>
          <w:rFonts w:ascii="Arial" w:hAnsi="Arial" w:cs="Arial"/>
          <w:sz w:val="18"/>
          <w:rPrChange w:id="2090" w:author="Richard Fitzpatrick" w:date="2019-04-26T13:28:00Z">
            <w:rPr>
              <w:rFonts w:ascii="Arial" w:hAnsi="Arial" w:cs="Arial"/>
            </w:rPr>
          </w:rPrChange>
        </w:rPr>
        <w:t>Saucerman</w:t>
      </w:r>
      <w:proofErr w:type="spellEnd"/>
      <w:r w:rsidRPr="00F26248">
        <w:rPr>
          <w:rFonts w:ascii="Arial" w:hAnsi="Arial" w:cs="Arial"/>
          <w:sz w:val="18"/>
          <w:rPrChange w:id="2091" w:author="Richard Fitzpatrick" w:date="2019-04-26T13:28:00Z">
            <w:rPr>
              <w:rFonts w:ascii="Arial" w:hAnsi="Arial" w:cs="Arial"/>
            </w:rPr>
          </w:rPrChange>
        </w:rPr>
        <w:t xml:space="preserve"> J.J., Brunton L.L., </w:t>
      </w:r>
      <w:proofErr w:type="spellStart"/>
      <w:r w:rsidRPr="00F26248">
        <w:rPr>
          <w:rFonts w:ascii="Arial" w:hAnsi="Arial" w:cs="Arial"/>
          <w:sz w:val="18"/>
          <w:rPrChange w:id="2092" w:author="Richard Fitzpatrick" w:date="2019-04-26T13:28:00Z">
            <w:rPr>
              <w:rFonts w:ascii="Arial" w:hAnsi="Arial" w:cs="Arial"/>
            </w:rPr>
          </w:rPrChange>
        </w:rPr>
        <w:t>Michailova</w:t>
      </w:r>
      <w:proofErr w:type="spellEnd"/>
      <w:r w:rsidRPr="00F26248">
        <w:rPr>
          <w:rFonts w:ascii="Arial" w:hAnsi="Arial" w:cs="Arial"/>
          <w:sz w:val="18"/>
          <w:rPrChange w:id="2093" w:author="Richard Fitzpatrick" w:date="2019-04-26T13:28:00Z">
            <w:rPr>
              <w:rFonts w:ascii="Arial" w:hAnsi="Arial" w:cs="Arial"/>
            </w:rPr>
          </w:rPrChange>
        </w:rPr>
        <w:t xml:space="preserve"> A.P. and McCulloch A.D. (2003) ‘Modelling beta-adrenergic control of cardiac myocyte contractility in silico’, </w:t>
      </w:r>
      <w:r w:rsidRPr="00F26248">
        <w:rPr>
          <w:rFonts w:ascii="Arial" w:hAnsi="Arial" w:cs="Arial"/>
          <w:i/>
          <w:sz w:val="18"/>
          <w:rPrChange w:id="2094" w:author="Richard Fitzpatrick" w:date="2019-04-26T13:28:00Z">
            <w:rPr>
              <w:rFonts w:ascii="Arial" w:hAnsi="Arial" w:cs="Arial"/>
              <w:i/>
            </w:rPr>
          </w:rPrChange>
        </w:rPr>
        <w:t>Journal of Biological Chemistry</w:t>
      </w:r>
      <w:r w:rsidRPr="00F26248">
        <w:rPr>
          <w:rFonts w:ascii="Arial" w:hAnsi="Arial" w:cs="Arial"/>
          <w:sz w:val="18"/>
          <w:rPrChange w:id="2095" w:author="Richard Fitzpatrick" w:date="2019-04-26T13:28:00Z">
            <w:rPr>
              <w:rFonts w:ascii="Arial" w:hAnsi="Arial" w:cs="Arial"/>
            </w:rPr>
          </w:rPrChange>
        </w:rPr>
        <w:t>, 278(48), pp. 47997-8003.</w:t>
      </w:r>
    </w:p>
    <w:p w14:paraId="28282315" w14:textId="77777777" w:rsidR="006E792D" w:rsidRPr="00F26248" w:rsidRDefault="006E792D">
      <w:pPr>
        <w:tabs>
          <w:tab w:val="left" w:pos="7974"/>
        </w:tabs>
        <w:jc w:val="both"/>
        <w:rPr>
          <w:rFonts w:ascii="Arial" w:hAnsi="Arial" w:cs="Arial"/>
          <w:sz w:val="18"/>
          <w:rPrChange w:id="2096" w:author="Richard Fitzpatrick" w:date="2019-04-26T13:28:00Z">
            <w:rPr>
              <w:rFonts w:ascii="Arial" w:hAnsi="Arial" w:cs="Arial"/>
            </w:rPr>
          </w:rPrChange>
        </w:rPr>
        <w:pPrChange w:id="2097" w:author="Richard Fitzpatrick" w:date="2019-04-26T13:28:00Z">
          <w:pPr>
            <w:tabs>
              <w:tab w:val="left" w:pos="7974"/>
            </w:tabs>
          </w:pPr>
        </w:pPrChange>
      </w:pPr>
      <w:r w:rsidRPr="00F26248">
        <w:rPr>
          <w:rFonts w:ascii="Arial" w:hAnsi="Arial" w:cs="Arial"/>
          <w:sz w:val="18"/>
          <w:rPrChange w:id="2098" w:author="Richard Fitzpatrick" w:date="2019-04-26T13:28:00Z">
            <w:rPr>
              <w:rFonts w:ascii="Arial" w:hAnsi="Arial" w:cs="Arial"/>
            </w:rPr>
          </w:rPrChange>
        </w:rPr>
        <w:t xml:space="preserve">Sivakumar K., Dhanesh S., </w:t>
      </w:r>
      <w:proofErr w:type="spellStart"/>
      <w:r w:rsidRPr="00F26248">
        <w:rPr>
          <w:rFonts w:ascii="Arial" w:hAnsi="Arial" w:cs="Arial"/>
          <w:sz w:val="18"/>
          <w:rPrChange w:id="2099" w:author="Richard Fitzpatrick" w:date="2019-04-26T13:28:00Z">
            <w:rPr>
              <w:rFonts w:ascii="Arial" w:hAnsi="Arial" w:cs="Arial"/>
            </w:rPr>
          </w:rPrChange>
        </w:rPr>
        <w:t>Shobana</w:t>
      </w:r>
      <w:proofErr w:type="spellEnd"/>
      <w:r w:rsidRPr="00F26248">
        <w:rPr>
          <w:rFonts w:ascii="Arial" w:hAnsi="Arial" w:cs="Arial"/>
          <w:sz w:val="18"/>
          <w:rPrChange w:id="2100" w:author="Richard Fitzpatrick" w:date="2019-04-26T13:28:00Z">
            <w:rPr>
              <w:rFonts w:ascii="Arial" w:hAnsi="Arial" w:cs="Arial"/>
            </w:rPr>
          </w:rPrChange>
        </w:rPr>
        <w:t xml:space="preserve"> S., James J. and </w:t>
      </w:r>
      <w:proofErr w:type="spellStart"/>
      <w:r w:rsidRPr="00F26248">
        <w:rPr>
          <w:rFonts w:ascii="Arial" w:hAnsi="Arial" w:cs="Arial"/>
          <w:sz w:val="18"/>
          <w:rPrChange w:id="2101" w:author="Richard Fitzpatrick" w:date="2019-04-26T13:28:00Z">
            <w:rPr>
              <w:rFonts w:ascii="Arial" w:hAnsi="Arial" w:cs="Arial"/>
            </w:rPr>
          </w:rPrChange>
        </w:rPr>
        <w:t>Mundayoor</w:t>
      </w:r>
      <w:proofErr w:type="spellEnd"/>
      <w:r w:rsidRPr="00F26248">
        <w:rPr>
          <w:rFonts w:ascii="Arial" w:hAnsi="Arial" w:cs="Arial"/>
          <w:sz w:val="18"/>
          <w:rPrChange w:id="2102" w:author="Richard Fitzpatrick" w:date="2019-04-26T13:28:00Z">
            <w:rPr>
              <w:rFonts w:ascii="Arial" w:hAnsi="Arial" w:cs="Arial"/>
            </w:rPr>
          </w:rPrChange>
        </w:rPr>
        <w:t xml:space="preserve"> S. (2011) ‘A Systems Biology Approach to Model </w:t>
      </w:r>
      <w:proofErr w:type="gramStart"/>
      <w:r w:rsidRPr="00F26248">
        <w:rPr>
          <w:rFonts w:ascii="Arial" w:hAnsi="Arial" w:cs="Arial"/>
          <w:sz w:val="18"/>
          <w:rPrChange w:id="2103" w:author="Richard Fitzpatrick" w:date="2019-04-26T13:28:00Z">
            <w:rPr>
              <w:rFonts w:ascii="Arial" w:hAnsi="Arial" w:cs="Arial"/>
            </w:rPr>
          </w:rPrChange>
        </w:rPr>
        <w:t>Neural  Stem</w:t>
      </w:r>
      <w:proofErr w:type="gramEnd"/>
      <w:r w:rsidRPr="00F26248">
        <w:rPr>
          <w:rFonts w:ascii="Arial" w:hAnsi="Arial" w:cs="Arial"/>
          <w:sz w:val="18"/>
          <w:rPrChange w:id="2104" w:author="Richard Fitzpatrick" w:date="2019-04-26T13:28:00Z">
            <w:rPr>
              <w:rFonts w:ascii="Arial" w:hAnsi="Arial" w:cs="Arial"/>
            </w:rPr>
          </w:rPrChange>
        </w:rPr>
        <w:t xml:space="preserve"> Cell Regulation by Notch, Shh, Wnt, and EGF </w:t>
      </w:r>
      <w:proofErr w:type="spellStart"/>
      <w:r w:rsidRPr="00F26248">
        <w:rPr>
          <w:rFonts w:ascii="Arial" w:hAnsi="Arial" w:cs="Arial"/>
          <w:sz w:val="18"/>
          <w:rPrChange w:id="2105" w:author="Richard Fitzpatrick" w:date="2019-04-26T13:28:00Z">
            <w:rPr>
              <w:rFonts w:ascii="Arial" w:hAnsi="Arial" w:cs="Arial"/>
            </w:rPr>
          </w:rPrChange>
        </w:rPr>
        <w:t>Signaling</w:t>
      </w:r>
      <w:proofErr w:type="spellEnd"/>
      <w:r w:rsidRPr="00F26248">
        <w:rPr>
          <w:rFonts w:ascii="Arial" w:hAnsi="Arial" w:cs="Arial"/>
          <w:sz w:val="18"/>
          <w:rPrChange w:id="2106" w:author="Richard Fitzpatrick" w:date="2019-04-26T13:28:00Z">
            <w:rPr>
              <w:rFonts w:ascii="Arial" w:hAnsi="Arial" w:cs="Arial"/>
            </w:rPr>
          </w:rPrChange>
        </w:rPr>
        <w:t xml:space="preserve"> Pathways’, </w:t>
      </w:r>
      <w:r w:rsidRPr="00F26248">
        <w:rPr>
          <w:rFonts w:ascii="Arial" w:hAnsi="Arial" w:cs="Arial"/>
          <w:i/>
          <w:sz w:val="18"/>
          <w:rPrChange w:id="2107" w:author="Richard Fitzpatrick" w:date="2019-04-26T13:28:00Z">
            <w:rPr>
              <w:rFonts w:ascii="Arial" w:hAnsi="Arial" w:cs="Arial"/>
              <w:i/>
            </w:rPr>
          </w:rPrChange>
        </w:rPr>
        <w:t>OMICS: A Journal of Integrative Biology</w:t>
      </w:r>
      <w:r w:rsidRPr="00F26248">
        <w:rPr>
          <w:rFonts w:ascii="Arial" w:hAnsi="Arial" w:cs="Arial"/>
          <w:sz w:val="18"/>
          <w:rPrChange w:id="2108" w:author="Richard Fitzpatrick" w:date="2019-04-26T13:28:00Z">
            <w:rPr>
              <w:rFonts w:ascii="Arial" w:hAnsi="Arial" w:cs="Arial"/>
            </w:rPr>
          </w:rPrChange>
        </w:rPr>
        <w:t>, 15(10), pp. 729-737.</w:t>
      </w:r>
    </w:p>
    <w:p w14:paraId="26D69E1E" w14:textId="77777777" w:rsidR="006E792D" w:rsidRPr="00F26248" w:rsidRDefault="006E792D">
      <w:pPr>
        <w:tabs>
          <w:tab w:val="left" w:pos="7974"/>
        </w:tabs>
        <w:jc w:val="both"/>
        <w:rPr>
          <w:rFonts w:ascii="Arial" w:hAnsi="Arial" w:cs="Arial"/>
          <w:sz w:val="18"/>
          <w:rPrChange w:id="2109" w:author="Richard Fitzpatrick" w:date="2019-04-26T13:28:00Z">
            <w:rPr>
              <w:rFonts w:ascii="Arial" w:hAnsi="Arial" w:cs="Arial"/>
            </w:rPr>
          </w:rPrChange>
        </w:rPr>
        <w:pPrChange w:id="2110" w:author="Richard Fitzpatrick" w:date="2019-04-26T13:28:00Z">
          <w:pPr>
            <w:tabs>
              <w:tab w:val="left" w:pos="7974"/>
            </w:tabs>
          </w:pPr>
        </w:pPrChange>
      </w:pPr>
      <w:r w:rsidRPr="00F26248">
        <w:rPr>
          <w:rFonts w:ascii="Arial" w:hAnsi="Arial" w:cs="Arial"/>
          <w:sz w:val="18"/>
          <w:rPrChange w:id="2111" w:author="Richard Fitzpatrick" w:date="2019-04-26T13:28:00Z">
            <w:rPr>
              <w:rFonts w:ascii="Arial" w:hAnsi="Arial" w:cs="Arial"/>
            </w:rPr>
          </w:rPrChange>
        </w:rPr>
        <w:t xml:space="preserve">Southern J., Pitt-Francis J., </w:t>
      </w:r>
      <w:proofErr w:type="spellStart"/>
      <w:r w:rsidRPr="00F26248">
        <w:rPr>
          <w:rFonts w:ascii="Arial" w:hAnsi="Arial" w:cs="Arial"/>
          <w:sz w:val="18"/>
          <w:rPrChange w:id="2112" w:author="Richard Fitzpatrick" w:date="2019-04-26T13:28:00Z">
            <w:rPr>
              <w:rFonts w:ascii="Arial" w:hAnsi="Arial" w:cs="Arial"/>
            </w:rPr>
          </w:rPrChange>
        </w:rPr>
        <w:t>Whiteley</w:t>
      </w:r>
      <w:proofErr w:type="spellEnd"/>
      <w:r w:rsidRPr="00F26248">
        <w:rPr>
          <w:rFonts w:ascii="Arial" w:hAnsi="Arial" w:cs="Arial"/>
          <w:sz w:val="18"/>
          <w:rPrChange w:id="2113" w:author="Richard Fitzpatrick" w:date="2019-04-26T13:28:00Z">
            <w:rPr>
              <w:rFonts w:ascii="Arial" w:hAnsi="Arial" w:cs="Arial"/>
            </w:rPr>
          </w:rPrChange>
        </w:rPr>
        <w:t xml:space="preserve"> J., </w:t>
      </w:r>
      <w:proofErr w:type="spellStart"/>
      <w:r w:rsidRPr="00F26248">
        <w:rPr>
          <w:rFonts w:ascii="Arial" w:hAnsi="Arial" w:cs="Arial"/>
          <w:sz w:val="18"/>
          <w:rPrChange w:id="2114" w:author="Richard Fitzpatrick" w:date="2019-04-26T13:28:00Z">
            <w:rPr>
              <w:rFonts w:ascii="Arial" w:hAnsi="Arial" w:cs="Arial"/>
            </w:rPr>
          </w:rPrChange>
        </w:rPr>
        <w:t>Stokeley</w:t>
      </w:r>
      <w:proofErr w:type="spellEnd"/>
      <w:r w:rsidRPr="00F26248">
        <w:rPr>
          <w:rFonts w:ascii="Arial" w:hAnsi="Arial" w:cs="Arial"/>
          <w:sz w:val="18"/>
          <w:rPrChange w:id="2115" w:author="Richard Fitzpatrick" w:date="2019-04-26T13:28:00Z">
            <w:rPr>
              <w:rFonts w:ascii="Arial" w:hAnsi="Arial" w:cs="Arial"/>
            </w:rPr>
          </w:rPrChange>
        </w:rPr>
        <w:t xml:space="preserve"> D., </w:t>
      </w:r>
      <w:proofErr w:type="spellStart"/>
      <w:r w:rsidRPr="00F26248">
        <w:rPr>
          <w:rFonts w:ascii="Arial" w:hAnsi="Arial" w:cs="Arial"/>
          <w:sz w:val="18"/>
          <w:rPrChange w:id="2116" w:author="Richard Fitzpatrick" w:date="2019-04-26T13:28:00Z">
            <w:rPr>
              <w:rFonts w:ascii="Arial" w:hAnsi="Arial" w:cs="Arial"/>
            </w:rPr>
          </w:rPrChange>
        </w:rPr>
        <w:t>Kobashi</w:t>
      </w:r>
      <w:proofErr w:type="spellEnd"/>
      <w:r w:rsidRPr="00F26248">
        <w:rPr>
          <w:rFonts w:ascii="Arial" w:hAnsi="Arial" w:cs="Arial"/>
          <w:sz w:val="18"/>
          <w:rPrChange w:id="2117" w:author="Richard Fitzpatrick" w:date="2019-04-26T13:28:00Z">
            <w:rPr>
              <w:rFonts w:ascii="Arial" w:hAnsi="Arial" w:cs="Arial"/>
            </w:rPr>
          </w:rPrChange>
        </w:rPr>
        <w:t xml:space="preserve"> H., </w:t>
      </w:r>
      <w:proofErr w:type="spellStart"/>
      <w:r w:rsidRPr="00F26248">
        <w:rPr>
          <w:rFonts w:ascii="Arial" w:hAnsi="Arial" w:cs="Arial"/>
          <w:sz w:val="18"/>
          <w:rPrChange w:id="2118" w:author="Richard Fitzpatrick" w:date="2019-04-26T13:28:00Z">
            <w:rPr>
              <w:rFonts w:ascii="Arial" w:hAnsi="Arial" w:cs="Arial"/>
            </w:rPr>
          </w:rPrChange>
        </w:rPr>
        <w:t>Nobes</w:t>
      </w:r>
      <w:proofErr w:type="spellEnd"/>
      <w:r w:rsidRPr="00F26248">
        <w:rPr>
          <w:rFonts w:ascii="Arial" w:hAnsi="Arial" w:cs="Arial"/>
          <w:sz w:val="18"/>
          <w:rPrChange w:id="2119" w:author="Richard Fitzpatrick" w:date="2019-04-26T13:28:00Z">
            <w:rPr>
              <w:rFonts w:ascii="Arial" w:hAnsi="Arial" w:cs="Arial"/>
            </w:rPr>
          </w:rPrChange>
        </w:rPr>
        <w:t xml:space="preserve"> R. et al. (2008) ‘Multi-scale computational modelling in biology and physiology’, </w:t>
      </w:r>
      <w:r w:rsidRPr="00F26248">
        <w:rPr>
          <w:rFonts w:ascii="Arial" w:hAnsi="Arial" w:cs="Arial"/>
          <w:i/>
          <w:sz w:val="18"/>
          <w:rPrChange w:id="2120" w:author="Richard Fitzpatrick" w:date="2019-04-26T13:28:00Z">
            <w:rPr>
              <w:rFonts w:ascii="Arial" w:hAnsi="Arial" w:cs="Arial"/>
              <w:i/>
            </w:rPr>
          </w:rPrChange>
        </w:rPr>
        <w:t>Progress in Biophysics and Molecular Biology</w:t>
      </w:r>
      <w:r w:rsidRPr="00F26248">
        <w:rPr>
          <w:rFonts w:ascii="Arial" w:hAnsi="Arial" w:cs="Arial"/>
          <w:sz w:val="18"/>
          <w:rPrChange w:id="2121" w:author="Richard Fitzpatrick" w:date="2019-04-26T13:28:00Z">
            <w:rPr>
              <w:rFonts w:ascii="Arial" w:hAnsi="Arial" w:cs="Arial"/>
            </w:rPr>
          </w:rPrChange>
        </w:rPr>
        <w:t>, 96(3), pp. 60-89.</w:t>
      </w:r>
    </w:p>
    <w:p w14:paraId="127CB54D" w14:textId="77777777" w:rsidR="006E792D" w:rsidRPr="00F26248" w:rsidRDefault="006E792D">
      <w:pPr>
        <w:tabs>
          <w:tab w:val="left" w:pos="7974"/>
        </w:tabs>
        <w:jc w:val="both"/>
        <w:rPr>
          <w:rFonts w:ascii="Arial" w:hAnsi="Arial" w:cs="Arial"/>
          <w:sz w:val="18"/>
          <w:rPrChange w:id="2122" w:author="Richard Fitzpatrick" w:date="2019-04-26T13:28:00Z">
            <w:rPr>
              <w:rFonts w:ascii="Arial" w:hAnsi="Arial" w:cs="Arial"/>
            </w:rPr>
          </w:rPrChange>
        </w:rPr>
        <w:pPrChange w:id="2123" w:author="Richard Fitzpatrick" w:date="2019-04-26T13:28:00Z">
          <w:pPr>
            <w:tabs>
              <w:tab w:val="left" w:pos="7974"/>
            </w:tabs>
          </w:pPr>
        </w:pPrChange>
      </w:pPr>
      <w:proofErr w:type="spellStart"/>
      <w:r w:rsidRPr="00F26248">
        <w:rPr>
          <w:rFonts w:ascii="Arial" w:hAnsi="Arial" w:cs="Arial"/>
          <w:sz w:val="18"/>
          <w:rPrChange w:id="2124" w:author="Richard Fitzpatrick" w:date="2019-04-26T13:28:00Z">
            <w:rPr>
              <w:rFonts w:ascii="Arial" w:hAnsi="Arial" w:cs="Arial"/>
            </w:rPr>
          </w:rPrChange>
        </w:rPr>
        <w:t>Surin</w:t>
      </w:r>
      <w:proofErr w:type="spellEnd"/>
      <w:r w:rsidRPr="00F26248">
        <w:rPr>
          <w:rFonts w:ascii="Arial" w:hAnsi="Arial" w:cs="Arial"/>
          <w:sz w:val="18"/>
          <w:rPrChange w:id="2125" w:author="Richard Fitzpatrick" w:date="2019-04-26T13:28:00Z">
            <w:rPr>
              <w:rFonts w:ascii="Arial" w:hAnsi="Arial" w:cs="Arial"/>
            </w:rPr>
          </w:rPrChange>
        </w:rPr>
        <w:t xml:space="preserve"> A., Gorbachev L., </w:t>
      </w:r>
      <w:proofErr w:type="spellStart"/>
      <w:r w:rsidRPr="00F26248">
        <w:rPr>
          <w:rFonts w:ascii="Arial" w:hAnsi="Arial" w:cs="Arial"/>
          <w:sz w:val="18"/>
          <w:rPrChange w:id="2126" w:author="Richard Fitzpatrick" w:date="2019-04-26T13:28:00Z">
            <w:rPr>
              <w:rFonts w:ascii="Arial" w:hAnsi="Arial" w:cs="Arial"/>
            </w:rPr>
          </w:rPrChange>
        </w:rPr>
        <w:t>Savinkova</w:t>
      </w:r>
      <w:proofErr w:type="spellEnd"/>
      <w:r w:rsidRPr="00F26248">
        <w:rPr>
          <w:rFonts w:ascii="Arial" w:hAnsi="Arial" w:cs="Arial"/>
          <w:sz w:val="18"/>
          <w:rPrChange w:id="2127" w:author="Richard Fitzpatrick" w:date="2019-04-26T13:28:00Z">
            <w:rPr>
              <w:rFonts w:ascii="Arial" w:hAnsi="Arial" w:cs="Arial"/>
            </w:rPr>
          </w:rPrChange>
        </w:rPr>
        <w:t xml:space="preserve"> I., </w:t>
      </w:r>
      <w:proofErr w:type="spellStart"/>
      <w:r w:rsidRPr="00F26248">
        <w:rPr>
          <w:rFonts w:ascii="Arial" w:hAnsi="Arial" w:cs="Arial"/>
          <w:sz w:val="18"/>
          <w:rPrChange w:id="2128" w:author="Richard Fitzpatrick" w:date="2019-04-26T13:28:00Z">
            <w:rPr>
              <w:rFonts w:ascii="Arial" w:hAnsi="Arial" w:cs="Arial"/>
            </w:rPr>
          </w:rPrChange>
        </w:rPr>
        <w:t>Sharipova</w:t>
      </w:r>
      <w:proofErr w:type="spellEnd"/>
      <w:r w:rsidRPr="00F26248">
        <w:rPr>
          <w:rFonts w:ascii="Arial" w:hAnsi="Arial" w:cs="Arial"/>
          <w:sz w:val="18"/>
          <w:rPrChange w:id="2129" w:author="Richard Fitzpatrick" w:date="2019-04-26T13:28:00Z">
            <w:rPr>
              <w:rFonts w:ascii="Arial" w:hAnsi="Arial" w:cs="Arial"/>
            </w:rPr>
          </w:rPrChange>
        </w:rPr>
        <w:t xml:space="preserve"> R., </w:t>
      </w:r>
      <w:proofErr w:type="spellStart"/>
      <w:r w:rsidRPr="00F26248">
        <w:rPr>
          <w:rFonts w:ascii="Arial" w:hAnsi="Arial" w:cs="Arial"/>
          <w:sz w:val="18"/>
          <w:rPrChange w:id="2130" w:author="Richard Fitzpatrick" w:date="2019-04-26T13:28:00Z">
            <w:rPr>
              <w:rFonts w:ascii="Arial" w:hAnsi="Arial" w:cs="Arial"/>
            </w:rPr>
          </w:rPrChange>
        </w:rPr>
        <w:t>Khodorov</w:t>
      </w:r>
      <w:proofErr w:type="spellEnd"/>
      <w:r w:rsidRPr="00F26248">
        <w:rPr>
          <w:rFonts w:ascii="Arial" w:hAnsi="Arial" w:cs="Arial"/>
          <w:sz w:val="18"/>
          <w:rPrChange w:id="2131" w:author="Richard Fitzpatrick" w:date="2019-04-26T13:28:00Z">
            <w:rPr>
              <w:rFonts w:ascii="Arial" w:hAnsi="Arial" w:cs="Arial"/>
            </w:rPr>
          </w:rPrChange>
        </w:rPr>
        <w:t xml:space="preserve"> B. and </w:t>
      </w:r>
      <w:proofErr w:type="spellStart"/>
      <w:r w:rsidRPr="00F26248">
        <w:rPr>
          <w:rFonts w:ascii="Arial" w:hAnsi="Arial" w:cs="Arial"/>
          <w:sz w:val="18"/>
          <w:rPrChange w:id="2132" w:author="Richard Fitzpatrick" w:date="2019-04-26T13:28:00Z">
            <w:rPr>
              <w:rFonts w:ascii="Arial" w:hAnsi="Arial" w:cs="Arial"/>
            </w:rPr>
          </w:rPrChange>
        </w:rPr>
        <w:t>Pinelis</w:t>
      </w:r>
      <w:proofErr w:type="spellEnd"/>
      <w:r w:rsidRPr="00F26248">
        <w:rPr>
          <w:rFonts w:ascii="Arial" w:hAnsi="Arial" w:cs="Arial"/>
          <w:sz w:val="18"/>
          <w:rPrChange w:id="2133" w:author="Richard Fitzpatrick" w:date="2019-04-26T13:28:00Z">
            <w:rPr>
              <w:rFonts w:ascii="Arial" w:hAnsi="Arial" w:cs="Arial"/>
            </w:rPr>
          </w:rPrChange>
        </w:rPr>
        <w:t xml:space="preserve"> V. (2014) ‘Study on ATP Concentration Changes in Cytosol of Individual </w:t>
      </w:r>
      <w:proofErr w:type="spellStart"/>
      <w:r w:rsidRPr="00F26248">
        <w:rPr>
          <w:rFonts w:ascii="Arial" w:hAnsi="Arial" w:cs="Arial"/>
          <w:sz w:val="18"/>
          <w:rPrChange w:id="2134" w:author="Richard Fitzpatrick" w:date="2019-04-26T13:28:00Z">
            <w:rPr>
              <w:rFonts w:ascii="Arial" w:hAnsi="Arial" w:cs="Arial"/>
            </w:rPr>
          </w:rPrChange>
        </w:rPr>
        <w:t>Cutlured</w:t>
      </w:r>
      <w:proofErr w:type="spellEnd"/>
      <w:r w:rsidRPr="00F26248">
        <w:rPr>
          <w:rFonts w:ascii="Arial" w:hAnsi="Arial" w:cs="Arial"/>
          <w:sz w:val="18"/>
          <w:rPrChange w:id="2135" w:author="Richard Fitzpatrick" w:date="2019-04-26T13:28:00Z">
            <w:rPr>
              <w:rFonts w:ascii="Arial" w:hAnsi="Arial" w:cs="Arial"/>
            </w:rPr>
          </w:rPrChange>
        </w:rPr>
        <w:t xml:space="preserve"> Neurons during Glutamate-Induced Deregulation of Calcium Homeostasis’, </w:t>
      </w:r>
      <w:r w:rsidRPr="00F26248">
        <w:rPr>
          <w:rFonts w:ascii="Arial" w:hAnsi="Arial" w:cs="Arial"/>
          <w:i/>
          <w:sz w:val="18"/>
          <w:rPrChange w:id="2136" w:author="Richard Fitzpatrick" w:date="2019-04-26T13:28:00Z">
            <w:rPr>
              <w:rFonts w:ascii="Arial" w:hAnsi="Arial" w:cs="Arial"/>
              <w:i/>
            </w:rPr>
          </w:rPrChange>
        </w:rPr>
        <w:t>Biochemistry</w:t>
      </w:r>
      <w:r w:rsidRPr="00F26248">
        <w:rPr>
          <w:rFonts w:ascii="Arial" w:hAnsi="Arial" w:cs="Arial"/>
          <w:sz w:val="18"/>
          <w:rPrChange w:id="2137" w:author="Richard Fitzpatrick" w:date="2019-04-26T13:28:00Z">
            <w:rPr>
              <w:rFonts w:ascii="Arial" w:hAnsi="Arial" w:cs="Arial"/>
            </w:rPr>
          </w:rPrChange>
        </w:rPr>
        <w:t>, 79(2), pp. 146-157.</w:t>
      </w:r>
    </w:p>
    <w:p w14:paraId="5543FAA0" w14:textId="77777777" w:rsidR="006E792D" w:rsidRPr="00F26248" w:rsidRDefault="006E792D">
      <w:pPr>
        <w:tabs>
          <w:tab w:val="left" w:pos="7974"/>
        </w:tabs>
        <w:jc w:val="both"/>
        <w:rPr>
          <w:rFonts w:ascii="Arial" w:hAnsi="Arial" w:cs="Arial"/>
          <w:sz w:val="18"/>
          <w:rPrChange w:id="2138" w:author="Richard Fitzpatrick" w:date="2019-04-26T13:28:00Z">
            <w:rPr>
              <w:rFonts w:ascii="Arial" w:hAnsi="Arial" w:cs="Arial"/>
            </w:rPr>
          </w:rPrChange>
        </w:rPr>
        <w:pPrChange w:id="2139" w:author="Richard Fitzpatrick" w:date="2019-04-26T13:28:00Z">
          <w:pPr>
            <w:tabs>
              <w:tab w:val="left" w:pos="7974"/>
            </w:tabs>
          </w:pPr>
        </w:pPrChange>
      </w:pPr>
      <w:r w:rsidRPr="00F26248">
        <w:rPr>
          <w:rFonts w:ascii="Arial" w:hAnsi="Arial" w:cs="Arial"/>
          <w:sz w:val="18"/>
          <w:rPrChange w:id="2140" w:author="Richard Fitzpatrick" w:date="2019-04-26T13:28:00Z">
            <w:rPr>
              <w:rFonts w:ascii="Arial" w:hAnsi="Arial" w:cs="Arial"/>
            </w:rPr>
          </w:rPrChange>
        </w:rPr>
        <w:t xml:space="preserve">Su Y., Yuan Y., Feng S., Ma S. and Wang Y. (2017) ‘High frequency stimulation induces sonic hedgehog release from hippocampal neurons’, </w:t>
      </w:r>
      <w:r w:rsidRPr="00F26248">
        <w:rPr>
          <w:rFonts w:ascii="Arial" w:hAnsi="Arial" w:cs="Arial"/>
          <w:i/>
          <w:sz w:val="18"/>
          <w:rPrChange w:id="2141" w:author="Richard Fitzpatrick" w:date="2019-04-26T13:28:00Z">
            <w:rPr>
              <w:rFonts w:ascii="Arial" w:hAnsi="Arial" w:cs="Arial"/>
              <w:i/>
            </w:rPr>
          </w:rPrChange>
        </w:rPr>
        <w:t>Scientific Reports</w:t>
      </w:r>
      <w:r w:rsidRPr="00F26248">
        <w:rPr>
          <w:rFonts w:ascii="Arial" w:hAnsi="Arial" w:cs="Arial"/>
          <w:sz w:val="18"/>
          <w:rPrChange w:id="2142" w:author="Richard Fitzpatrick" w:date="2019-04-26T13:28:00Z">
            <w:rPr>
              <w:rFonts w:ascii="Arial" w:hAnsi="Arial" w:cs="Arial"/>
            </w:rPr>
          </w:rPrChange>
        </w:rPr>
        <w:t>, 7.</w:t>
      </w:r>
    </w:p>
    <w:p w14:paraId="2BF2BA0C" w14:textId="77777777" w:rsidR="006E792D" w:rsidRPr="00F26248" w:rsidRDefault="006E792D">
      <w:pPr>
        <w:tabs>
          <w:tab w:val="left" w:pos="7974"/>
        </w:tabs>
        <w:jc w:val="both"/>
        <w:rPr>
          <w:rFonts w:ascii="Arial" w:hAnsi="Arial" w:cs="Arial"/>
          <w:sz w:val="18"/>
          <w:rPrChange w:id="2143" w:author="Richard Fitzpatrick" w:date="2019-04-26T13:28:00Z">
            <w:rPr>
              <w:rFonts w:ascii="Arial" w:hAnsi="Arial" w:cs="Arial"/>
            </w:rPr>
          </w:rPrChange>
        </w:rPr>
        <w:pPrChange w:id="2144" w:author="Richard Fitzpatrick" w:date="2019-04-26T13:28:00Z">
          <w:pPr>
            <w:tabs>
              <w:tab w:val="left" w:pos="7974"/>
            </w:tabs>
          </w:pPr>
        </w:pPrChange>
      </w:pPr>
      <w:r w:rsidRPr="00F26248">
        <w:rPr>
          <w:rFonts w:ascii="Arial" w:hAnsi="Arial" w:cs="Arial"/>
          <w:sz w:val="18"/>
          <w:rPrChange w:id="2145" w:author="Richard Fitzpatrick" w:date="2019-04-26T13:28:00Z">
            <w:rPr>
              <w:rFonts w:ascii="Arial" w:hAnsi="Arial" w:cs="Arial"/>
            </w:rPr>
          </w:rPrChange>
        </w:rPr>
        <w:t xml:space="preserve">Taipale J., Cooper M., </w:t>
      </w:r>
      <w:proofErr w:type="spellStart"/>
      <w:r w:rsidRPr="00F26248">
        <w:rPr>
          <w:rFonts w:ascii="Arial" w:hAnsi="Arial" w:cs="Arial"/>
          <w:sz w:val="18"/>
          <w:rPrChange w:id="2146" w:author="Richard Fitzpatrick" w:date="2019-04-26T13:28:00Z">
            <w:rPr>
              <w:rFonts w:ascii="Arial" w:hAnsi="Arial" w:cs="Arial"/>
            </w:rPr>
          </w:rPrChange>
        </w:rPr>
        <w:t>Maiti</w:t>
      </w:r>
      <w:proofErr w:type="spellEnd"/>
      <w:r w:rsidRPr="00F26248">
        <w:rPr>
          <w:rFonts w:ascii="Arial" w:hAnsi="Arial" w:cs="Arial"/>
          <w:sz w:val="18"/>
          <w:rPrChange w:id="2147" w:author="Richard Fitzpatrick" w:date="2019-04-26T13:28:00Z">
            <w:rPr>
              <w:rFonts w:ascii="Arial" w:hAnsi="Arial" w:cs="Arial"/>
            </w:rPr>
          </w:rPrChange>
        </w:rPr>
        <w:t xml:space="preserve"> T. and Beachy P. (2002) ‘Patched acts catalytically to suppress the activity of Smoothened’, </w:t>
      </w:r>
      <w:r w:rsidRPr="00F26248">
        <w:rPr>
          <w:rFonts w:ascii="Arial" w:hAnsi="Arial" w:cs="Arial"/>
          <w:i/>
          <w:sz w:val="18"/>
          <w:rPrChange w:id="2148" w:author="Richard Fitzpatrick" w:date="2019-04-26T13:28:00Z">
            <w:rPr>
              <w:rFonts w:ascii="Arial" w:hAnsi="Arial" w:cs="Arial"/>
              <w:i/>
            </w:rPr>
          </w:rPrChange>
        </w:rPr>
        <w:t>Nature</w:t>
      </w:r>
      <w:r w:rsidRPr="00F26248">
        <w:rPr>
          <w:rFonts w:ascii="Arial" w:hAnsi="Arial" w:cs="Arial"/>
          <w:sz w:val="18"/>
          <w:rPrChange w:id="2149" w:author="Richard Fitzpatrick" w:date="2019-04-26T13:28:00Z">
            <w:rPr>
              <w:rFonts w:ascii="Arial" w:hAnsi="Arial" w:cs="Arial"/>
            </w:rPr>
          </w:rPrChange>
        </w:rPr>
        <w:t>, 418, pp. 892-897.</w:t>
      </w:r>
    </w:p>
    <w:p w14:paraId="19D823BF" w14:textId="77777777" w:rsidR="006E792D" w:rsidRPr="00F26248" w:rsidRDefault="006E792D">
      <w:pPr>
        <w:tabs>
          <w:tab w:val="left" w:pos="7974"/>
        </w:tabs>
        <w:jc w:val="both"/>
        <w:rPr>
          <w:rFonts w:ascii="Arial" w:hAnsi="Arial" w:cs="Arial"/>
          <w:i/>
          <w:sz w:val="18"/>
          <w:rPrChange w:id="2150" w:author="Richard Fitzpatrick" w:date="2019-04-26T13:28:00Z">
            <w:rPr>
              <w:rFonts w:ascii="Arial" w:hAnsi="Arial" w:cs="Arial"/>
              <w:i/>
            </w:rPr>
          </w:rPrChange>
        </w:rPr>
        <w:pPrChange w:id="2151" w:author="Richard Fitzpatrick" w:date="2019-04-26T13:28:00Z">
          <w:pPr>
            <w:tabs>
              <w:tab w:val="left" w:pos="7974"/>
            </w:tabs>
          </w:pPr>
        </w:pPrChange>
      </w:pPr>
      <w:r w:rsidRPr="00F26248">
        <w:rPr>
          <w:rFonts w:ascii="Arial" w:hAnsi="Arial" w:cs="Arial"/>
          <w:sz w:val="18"/>
          <w:rPrChange w:id="2152" w:author="Richard Fitzpatrick" w:date="2019-04-26T13:28:00Z">
            <w:rPr>
              <w:rFonts w:ascii="Arial" w:hAnsi="Arial" w:cs="Arial"/>
            </w:rPr>
          </w:rPrChange>
        </w:rPr>
        <w:t xml:space="preserve">Tesmer V.M., </w:t>
      </w:r>
      <w:proofErr w:type="spellStart"/>
      <w:r w:rsidRPr="00F26248">
        <w:rPr>
          <w:rFonts w:ascii="Arial" w:hAnsi="Arial" w:cs="Arial"/>
          <w:sz w:val="18"/>
          <w:rPrChange w:id="2153" w:author="Richard Fitzpatrick" w:date="2019-04-26T13:28:00Z">
            <w:rPr>
              <w:rFonts w:ascii="Arial" w:hAnsi="Arial" w:cs="Arial"/>
            </w:rPr>
          </w:rPrChange>
        </w:rPr>
        <w:t>Lennarz</w:t>
      </w:r>
      <w:proofErr w:type="spellEnd"/>
      <w:r w:rsidRPr="00F26248">
        <w:rPr>
          <w:rFonts w:ascii="Arial" w:hAnsi="Arial" w:cs="Arial"/>
          <w:sz w:val="18"/>
          <w:rPrChange w:id="2154" w:author="Richard Fitzpatrick" w:date="2019-04-26T13:28:00Z">
            <w:rPr>
              <w:rFonts w:ascii="Arial" w:hAnsi="Arial" w:cs="Arial"/>
            </w:rPr>
          </w:rPrChange>
        </w:rPr>
        <w:t xml:space="preserve"> S., Mayer G. and Tesmer J.J. (2012) ‘Molecular mechanism for inhibition of g protein-coupled receptor kinase 2 by a selective RNA aptamer’, </w:t>
      </w:r>
      <w:r w:rsidRPr="00F26248">
        <w:rPr>
          <w:rFonts w:ascii="Arial" w:hAnsi="Arial" w:cs="Arial"/>
          <w:i/>
          <w:sz w:val="18"/>
          <w:rPrChange w:id="2155" w:author="Richard Fitzpatrick" w:date="2019-04-26T13:28:00Z">
            <w:rPr>
              <w:rFonts w:ascii="Arial" w:hAnsi="Arial" w:cs="Arial"/>
              <w:i/>
            </w:rPr>
          </w:rPrChange>
        </w:rPr>
        <w:t>Structure</w:t>
      </w:r>
      <w:r w:rsidRPr="00F26248">
        <w:rPr>
          <w:rFonts w:ascii="Arial" w:hAnsi="Arial" w:cs="Arial"/>
          <w:sz w:val="18"/>
          <w:rPrChange w:id="2156" w:author="Richard Fitzpatrick" w:date="2019-04-26T13:28:00Z">
            <w:rPr>
              <w:rFonts w:ascii="Arial" w:hAnsi="Arial" w:cs="Arial"/>
            </w:rPr>
          </w:rPrChange>
        </w:rPr>
        <w:t xml:space="preserve">, 20(8), pp. 1300-1309. </w:t>
      </w:r>
      <w:r w:rsidRPr="00F26248">
        <w:rPr>
          <w:rFonts w:ascii="Arial" w:hAnsi="Arial" w:cs="Arial"/>
          <w:i/>
          <w:sz w:val="18"/>
          <w:rPrChange w:id="2157" w:author="Richard Fitzpatrick" w:date="2019-04-26T13:28:00Z">
            <w:rPr>
              <w:rFonts w:ascii="Arial" w:hAnsi="Arial" w:cs="Arial"/>
              <w:i/>
            </w:rPr>
          </w:rPrChange>
        </w:rPr>
        <w:t xml:space="preserve"> </w:t>
      </w:r>
    </w:p>
    <w:p w14:paraId="13E01182" w14:textId="77777777" w:rsidR="006E792D" w:rsidRPr="00F26248" w:rsidRDefault="006E792D">
      <w:pPr>
        <w:tabs>
          <w:tab w:val="left" w:pos="7974"/>
        </w:tabs>
        <w:jc w:val="both"/>
        <w:rPr>
          <w:rFonts w:ascii="Arial" w:hAnsi="Arial" w:cs="Arial"/>
          <w:sz w:val="18"/>
          <w:rPrChange w:id="2158" w:author="Richard Fitzpatrick" w:date="2019-04-26T13:28:00Z">
            <w:rPr>
              <w:rFonts w:ascii="Arial" w:hAnsi="Arial" w:cs="Arial"/>
            </w:rPr>
          </w:rPrChange>
        </w:rPr>
        <w:pPrChange w:id="2159" w:author="Richard Fitzpatrick" w:date="2019-04-26T13:28:00Z">
          <w:pPr>
            <w:tabs>
              <w:tab w:val="left" w:pos="7974"/>
            </w:tabs>
          </w:pPr>
        </w:pPrChange>
      </w:pPr>
      <w:r w:rsidRPr="00F26248">
        <w:rPr>
          <w:rFonts w:ascii="Arial" w:hAnsi="Arial" w:cs="Arial"/>
          <w:sz w:val="18"/>
          <w:rPrChange w:id="2160" w:author="Richard Fitzpatrick" w:date="2019-04-26T13:28:00Z">
            <w:rPr>
              <w:rFonts w:ascii="Arial" w:hAnsi="Arial" w:cs="Arial"/>
            </w:rPr>
          </w:rPrChange>
        </w:rPr>
        <w:t xml:space="preserve">Thomas R. (1973) ‘Boolean formalization of genetic control circuits’, </w:t>
      </w:r>
      <w:r w:rsidRPr="00F26248">
        <w:rPr>
          <w:rFonts w:ascii="Arial" w:hAnsi="Arial" w:cs="Arial"/>
          <w:i/>
          <w:sz w:val="18"/>
          <w:rPrChange w:id="2161" w:author="Richard Fitzpatrick" w:date="2019-04-26T13:28:00Z">
            <w:rPr>
              <w:rFonts w:ascii="Arial" w:hAnsi="Arial" w:cs="Arial"/>
              <w:i/>
            </w:rPr>
          </w:rPrChange>
        </w:rPr>
        <w:t>Journal of Theoretical Biology</w:t>
      </w:r>
      <w:r w:rsidRPr="00F26248">
        <w:rPr>
          <w:rFonts w:ascii="Arial" w:hAnsi="Arial" w:cs="Arial"/>
          <w:sz w:val="18"/>
          <w:rPrChange w:id="2162" w:author="Richard Fitzpatrick" w:date="2019-04-26T13:28:00Z">
            <w:rPr>
              <w:rFonts w:ascii="Arial" w:hAnsi="Arial" w:cs="Arial"/>
            </w:rPr>
          </w:rPrChange>
        </w:rPr>
        <w:t>, 42(3), pp. 563-585.</w:t>
      </w:r>
    </w:p>
    <w:p w14:paraId="160C67C5" w14:textId="77777777" w:rsidR="006E792D" w:rsidRPr="00F26248" w:rsidRDefault="006E792D">
      <w:pPr>
        <w:tabs>
          <w:tab w:val="left" w:pos="7974"/>
        </w:tabs>
        <w:jc w:val="both"/>
        <w:rPr>
          <w:rFonts w:ascii="Arial" w:hAnsi="Arial" w:cs="Arial"/>
          <w:sz w:val="18"/>
          <w:rPrChange w:id="2163" w:author="Richard Fitzpatrick" w:date="2019-04-26T13:28:00Z">
            <w:rPr>
              <w:rFonts w:ascii="Arial" w:hAnsi="Arial" w:cs="Arial"/>
            </w:rPr>
          </w:rPrChange>
        </w:rPr>
        <w:pPrChange w:id="2164" w:author="Richard Fitzpatrick" w:date="2019-04-26T13:28:00Z">
          <w:pPr>
            <w:tabs>
              <w:tab w:val="left" w:pos="7974"/>
            </w:tabs>
          </w:pPr>
        </w:pPrChange>
      </w:pPr>
      <w:proofErr w:type="spellStart"/>
      <w:r w:rsidRPr="00F26248">
        <w:rPr>
          <w:rFonts w:ascii="Arial" w:hAnsi="Arial" w:cs="Arial"/>
          <w:sz w:val="18"/>
          <w:rPrChange w:id="2165" w:author="Richard Fitzpatrick" w:date="2019-04-26T13:28:00Z">
            <w:rPr>
              <w:rFonts w:ascii="Arial" w:hAnsi="Arial" w:cs="Arial"/>
            </w:rPr>
          </w:rPrChange>
        </w:rPr>
        <w:t>Traiffort</w:t>
      </w:r>
      <w:proofErr w:type="spellEnd"/>
      <w:r w:rsidRPr="00F26248">
        <w:rPr>
          <w:rFonts w:ascii="Arial" w:hAnsi="Arial" w:cs="Arial"/>
          <w:sz w:val="18"/>
          <w:rPrChange w:id="2166" w:author="Richard Fitzpatrick" w:date="2019-04-26T13:28:00Z">
            <w:rPr>
              <w:rFonts w:ascii="Arial" w:hAnsi="Arial" w:cs="Arial"/>
            </w:rPr>
          </w:rPrChange>
        </w:rPr>
        <w:t xml:space="preserve"> E., </w:t>
      </w:r>
      <w:proofErr w:type="spellStart"/>
      <w:r w:rsidRPr="00F26248">
        <w:rPr>
          <w:rFonts w:ascii="Arial" w:hAnsi="Arial" w:cs="Arial"/>
          <w:sz w:val="18"/>
          <w:rPrChange w:id="2167" w:author="Richard Fitzpatrick" w:date="2019-04-26T13:28:00Z">
            <w:rPr>
              <w:rFonts w:ascii="Arial" w:hAnsi="Arial" w:cs="Arial"/>
            </w:rPr>
          </w:rPrChange>
        </w:rPr>
        <w:t>Charytonuik</w:t>
      </w:r>
      <w:proofErr w:type="spellEnd"/>
      <w:r w:rsidRPr="00F26248">
        <w:rPr>
          <w:rFonts w:ascii="Arial" w:hAnsi="Arial" w:cs="Arial"/>
          <w:sz w:val="18"/>
          <w:rPrChange w:id="2168" w:author="Richard Fitzpatrick" w:date="2019-04-26T13:28:00Z">
            <w:rPr>
              <w:rFonts w:ascii="Arial" w:hAnsi="Arial" w:cs="Arial"/>
            </w:rPr>
          </w:rPrChange>
        </w:rPr>
        <w:t xml:space="preserve"> D.A., Faure H. and </w:t>
      </w:r>
      <w:proofErr w:type="spellStart"/>
      <w:r w:rsidRPr="00F26248">
        <w:rPr>
          <w:rFonts w:ascii="Arial" w:hAnsi="Arial" w:cs="Arial"/>
          <w:sz w:val="18"/>
          <w:rPrChange w:id="2169" w:author="Richard Fitzpatrick" w:date="2019-04-26T13:28:00Z">
            <w:rPr>
              <w:rFonts w:ascii="Arial" w:hAnsi="Arial" w:cs="Arial"/>
            </w:rPr>
          </w:rPrChange>
        </w:rPr>
        <w:t>Ruat</w:t>
      </w:r>
      <w:proofErr w:type="spellEnd"/>
      <w:r w:rsidRPr="00F26248">
        <w:rPr>
          <w:rFonts w:ascii="Arial" w:hAnsi="Arial" w:cs="Arial"/>
          <w:sz w:val="18"/>
          <w:rPrChange w:id="2170" w:author="Richard Fitzpatrick" w:date="2019-04-26T13:28:00Z">
            <w:rPr>
              <w:rFonts w:ascii="Arial" w:hAnsi="Arial" w:cs="Arial"/>
            </w:rPr>
          </w:rPrChange>
        </w:rPr>
        <w:t xml:space="preserve"> M. (1998) ‘Regional Distribution of Sonic Hedgehog, Patched and Smoothened mRNA in the Adult Rat Brain’, </w:t>
      </w:r>
      <w:r w:rsidRPr="00F26248">
        <w:rPr>
          <w:rFonts w:ascii="Arial" w:hAnsi="Arial" w:cs="Arial"/>
          <w:i/>
          <w:sz w:val="18"/>
          <w:rPrChange w:id="2171" w:author="Richard Fitzpatrick" w:date="2019-04-26T13:28:00Z">
            <w:rPr>
              <w:rFonts w:ascii="Arial" w:hAnsi="Arial" w:cs="Arial"/>
              <w:i/>
            </w:rPr>
          </w:rPrChange>
        </w:rPr>
        <w:t>Journal of Neurochemistry</w:t>
      </w:r>
      <w:r w:rsidRPr="00F26248">
        <w:rPr>
          <w:rFonts w:ascii="Arial" w:hAnsi="Arial" w:cs="Arial"/>
          <w:sz w:val="18"/>
          <w:rPrChange w:id="2172" w:author="Richard Fitzpatrick" w:date="2019-04-26T13:28:00Z">
            <w:rPr>
              <w:rFonts w:ascii="Arial" w:hAnsi="Arial" w:cs="Arial"/>
            </w:rPr>
          </w:rPrChange>
        </w:rPr>
        <w:t>, 70(3), pp. 1327-1330.</w:t>
      </w:r>
    </w:p>
    <w:p w14:paraId="74F5A53D" w14:textId="77777777" w:rsidR="006E792D" w:rsidRPr="00F26248" w:rsidRDefault="006E792D">
      <w:pPr>
        <w:tabs>
          <w:tab w:val="left" w:pos="7974"/>
        </w:tabs>
        <w:jc w:val="both"/>
        <w:rPr>
          <w:rFonts w:ascii="Arial" w:hAnsi="Arial" w:cs="Arial"/>
          <w:sz w:val="18"/>
          <w:rPrChange w:id="2173" w:author="Richard Fitzpatrick" w:date="2019-04-26T13:28:00Z">
            <w:rPr>
              <w:rFonts w:ascii="Arial" w:hAnsi="Arial" w:cs="Arial"/>
            </w:rPr>
          </w:rPrChange>
        </w:rPr>
        <w:pPrChange w:id="2174" w:author="Richard Fitzpatrick" w:date="2019-04-26T13:28:00Z">
          <w:pPr>
            <w:tabs>
              <w:tab w:val="left" w:pos="7974"/>
            </w:tabs>
          </w:pPr>
        </w:pPrChange>
      </w:pPr>
      <w:proofErr w:type="spellStart"/>
      <w:r w:rsidRPr="00F26248">
        <w:rPr>
          <w:rFonts w:ascii="Arial" w:hAnsi="Arial" w:cs="Arial"/>
          <w:sz w:val="18"/>
          <w:rPrChange w:id="2175" w:author="Richard Fitzpatrick" w:date="2019-04-26T13:28:00Z">
            <w:rPr>
              <w:rFonts w:ascii="Arial" w:hAnsi="Arial" w:cs="Arial"/>
            </w:rPr>
          </w:rPrChange>
        </w:rPr>
        <w:t>Traiffort</w:t>
      </w:r>
      <w:proofErr w:type="spellEnd"/>
      <w:r w:rsidRPr="00F26248">
        <w:rPr>
          <w:rFonts w:ascii="Arial" w:hAnsi="Arial" w:cs="Arial"/>
          <w:sz w:val="18"/>
          <w:rPrChange w:id="2176" w:author="Richard Fitzpatrick" w:date="2019-04-26T13:28:00Z">
            <w:rPr>
              <w:rFonts w:ascii="Arial" w:hAnsi="Arial" w:cs="Arial"/>
            </w:rPr>
          </w:rPrChange>
        </w:rPr>
        <w:t xml:space="preserve"> E., </w:t>
      </w:r>
      <w:proofErr w:type="spellStart"/>
      <w:r w:rsidRPr="00F26248">
        <w:rPr>
          <w:rFonts w:ascii="Arial" w:hAnsi="Arial" w:cs="Arial"/>
          <w:sz w:val="18"/>
          <w:rPrChange w:id="2177" w:author="Richard Fitzpatrick" w:date="2019-04-26T13:28:00Z">
            <w:rPr>
              <w:rFonts w:ascii="Arial" w:hAnsi="Arial" w:cs="Arial"/>
            </w:rPr>
          </w:rPrChange>
        </w:rPr>
        <w:t>Charytoniuk</w:t>
      </w:r>
      <w:proofErr w:type="spellEnd"/>
      <w:r w:rsidRPr="00F26248">
        <w:rPr>
          <w:rFonts w:ascii="Arial" w:hAnsi="Arial" w:cs="Arial"/>
          <w:sz w:val="18"/>
          <w:rPrChange w:id="2178" w:author="Richard Fitzpatrick" w:date="2019-04-26T13:28:00Z">
            <w:rPr>
              <w:rFonts w:ascii="Arial" w:hAnsi="Arial" w:cs="Arial"/>
            </w:rPr>
          </w:rPrChange>
        </w:rPr>
        <w:t xml:space="preserve"> D., </w:t>
      </w:r>
      <w:proofErr w:type="spellStart"/>
      <w:r w:rsidRPr="00F26248">
        <w:rPr>
          <w:rFonts w:ascii="Arial" w:hAnsi="Arial" w:cs="Arial"/>
          <w:sz w:val="18"/>
          <w:rPrChange w:id="2179" w:author="Richard Fitzpatrick" w:date="2019-04-26T13:28:00Z">
            <w:rPr>
              <w:rFonts w:ascii="Arial" w:hAnsi="Arial" w:cs="Arial"/>
            </w:rPr>
          </w:rPrChange>
        </w:rPr>
        <w:t>Watroba</w:t>
      </w:r>
      <w:proofErr w:type="spellEnd"/>
      <w:r w:rsidRPr="00F26248">
        <w:rPr>
          <w:rFonts w:ascii="Arial" w:hAnsi="Arial" w:cs="Arial"/>
          <w:sz w:val="18"/>
          <w:rPrChange w:id="2180" w:author="Richard Fitzpatrick" w:date="2019-04-26T13:28:00Z">
            <w:rPr>
              <w:rFonts w:ascii="Arial" w:hAnsi="Arial" w:cs="Arial"/>
            </w:rPr>
          </w:rPrChange>
        </w:rPr>
        <w:t xml:space="preserve"> L., Faure H., Sales N. and </w:t>
      </w:r>
      <w:proofErr w:type="spellStart"/>
      <w:r w:rsidRPr="00F26248">
        <w:rPr>
          <w:rFonts w:ascii="Arial" w:hAnsi="Arial" w:cs="Arial"/>
          <w:sz w:val="18"/>
          <w:rPrChange w:id="2181" w:author="Richard Fitzpatrick" w:date="2019-04-26T13:28:00Z">
            <w:rPr>
              <w:rFonts w:ascii="Arial" w:hAnsi="Arial" w:cs="Arial"/>
            </w:rPr>
          </w:rPrChange>
        </w:rPr>
        <w:t>Ruat</w:t>
      </w:r>
      <w:proofErr w:type="spellEnd"/>
      <w:r w:rsidRPr="00F26248">
        <w:rPr>
          <w:rFonts w:ascii="Arial" w:hAnsi="Arial" w:cs="Arial"/>
          <w:sz w:val="18"/>
          <w:rPrChange w:id="2182" w:author="Richard Fitzpatrick" w:date="2019-04-26T13:28:00Z">
            <w:rPr>
              <w:rFonts w:ascii="Arial" w:hAnsi="Arial" w:cs="Arial"/>
            </w:rPr>
          </w:rPrChange>
        </w:rPr>
        <w:t xml:space="preserve"> M. (1999) ‘Discrete localizations of hedgehog signalling components in the </w:t>
      </w:r>
      <w:proofErr w:type="spellStart"/>
      <w:r w:rsidRPr="00F26248">
        <w:rPr>
          <w:rFonts w:ascii="Arial" w:hAnsi="Arial" w:cs="Arial"/>
          <w:sz w:val="18"/>
          <w:rPrChange w:id="2183" w:author="Richard Fitzpatrick" w:date="2019-04-26T13:28:00Z">
            <w:rPr>
              <w:rFonts w:ascii="Arial" w:hAnsi="Arial" w:cs="Arial"/>
            </w:rPr>
          </w:rPrChange>
        </w:rPr>
        <w:t>developint</w:t>
      </w:r>
      <w:proofErr w:type="spellEnd"/>
      <w:r w:rsidRPr="00F26248">
        <w:rPr>
          <w:rFonts w:ascii="Arial" w:hAnsi="Arial" w:cs="Arial"/>
          <w:sz w:val="18"/>
          <w:rPrChange w:id="2184" w:author="Richard Fitzpatrick" w:date="2019-04-26T13:28:00Z">
            <w:rPr>
              <w:rFonts w:ascii="Arial" w:hAnsi="Arial" w:cs="Arial"/>
            </w:rPr>
          </w:rPrChange>
        </w:rPr>
        <w:t xml:space="preserve"> and adult rat nervous system’, </w:t>
      </w:r>
      <w:r w:rsidRPr="00F26248">
        <w:rPr>
          <w:rFonts w:ascii="Arial" w:hAnsi="Arial" w:cs="Arial"/>
          <w:i/>
          <w:sz w:val="18"/>
          <w:rPrChange w:id="2185" w:author="Richard Fitzpatrick" w:date="2019-04-26T13:28:00Z">
            <w:rPr>
              <w:rFonts w:ascii="Arial" w:hAnsi="Arial" w:cs="Arial"/>
              <w:i/>
            </w:rPr>
          </w:rPrChange>
        </w:rPr>
        <w:t>European Journal of Neuroscience</w:t>
      </w:r>
      <w:r w:rsidRPr="00F26248">
        <w:rPr>
          <w:rFonts w:ascii="Arial" w:hAnsi="Arial" w:cs="Arial"/>
          <w:sz w:val="18"/>
          <w:rPrChange w:id="2186" w:author="Richard Fitzpatrick" w:date="2019-04-26T13:28:00Z">
            <w:rPr>
              <w:rFonts w:ascii="Arial" w:hAnsi="Arial" w:cs="Arial"/>
            </w:rPr>
          </w:rPrChange>
        </w:rPr>
        <w:t>, 11(9), pp.3199-3214.</w:t>
      </w:r>
    </w:p>
    <w:p w14:paraId="0ED1099A" w14:textId="77777777" w:rsidR="006E792D" w:rsidRPr="00F26248" w:rsidRDefault="006E792D">
      <w:pPr>
        <w:tabs>
          <w:tab w:val="left" w:pos="7974"/>
        </w:tabs>
        <w:jc w:val="both"/>
        <w:rPr>
          <w:rFonts w:ascii="Arial" w:hAnsi="Arial" w:cs="Arial"/>
          <w:sz w:val="18"/>
          <w:rPrChange w:id="2187" w:author="Richard Fitzpatrick" w:date="2019-04-26T13:28:00Z">
            <w:rPr>
              <w:rFonts w:ascii="Arial" w:hAnsi="Arial" w:cs="Arial"/>
            </w:rPr>
          </w:rPrChange>
        </w:rPr>
        <w:pPrChange w:id="2188" w:author="Richard Fitzpatrick" w:date="2019-04-26T13:28:00Z">
          <w:pPr>
            <w:tabs>
              <w:tab w:val="left" w:pos="7974"/>
            </w:tabs>
          </w:pPr>
        </w:pPrChange>
      </w:pPr>
      <w:proofErr w:type="spellStart"/>
      <w:r w:rsidRPr="00F26248">
        <w:rPr>
          <w:rFonts w:ascii="Arial" w:hAnsi="Arial" w:cs="Arial"/>
          <w:sz w:val="18"/>
          <w:rPrChange w:id="2189" w:author="Richard Fitzpatrick" w:date="2019-04-26T13:28:00Z">
            <w:rPr>
              <w:rFonts w:ascii="Arial" w:hAnsi="Arial" w:cs="Arial"/>
            </w:rPr>
          </w:rPrChange>
        </w:rPr>
        <w:t>Traiffort</w:t>
      </w:r>
      <w:proofErr w:type="spellEnd"/>
      <w:r w:rsidRPr="00F26248">
        <w:rPr>
          <w:rFonts w:ascii="Arial" w:hAnsi="Arial" w:cs="Arial"/>
          <w:sz w:val="18"/>
          <w:rPrChange w:id="2190" w:author="Richard Fitzpatrick" w:date="2019-04-26T13:28:00Z">
            <w:rPr>
              <w:rFonts w:ascii="Arial" w:hAnsi="Arial" w:cs="Arial"/>
            </w:rPr>
          </w:rPrChange>
        </w:rPr>
        <w:t xml:space="preserve"> E., </w:t>
      </w:r>
      <w:proofErr w:type="spellStart"/>
      <w:r w:rsidRPr="00F26248">
        <w:rPr>
          <w:rFonts w:ascii="Arial" w:hAnsi="Arial" w:cs="Arial"/>
          <w:sz w:val="18"/>
          <w:rPrChange w:id="2191" w:author="Richard Fitzpatrick" w:date="2019-04-26T13:28:00Z">
            <w:rPr>
              <w:rFonts w:ascii="Arial" w:hAnsi="Arial" w:cs="Arial"/>
            </w:rPr>
          </w:rPrChange>
        </w:rPr>
        <w:t>Angot</w:t>
      </w:r>
      <w:proofErr w:type="spellEnd"/>
      <w:r w:rsidRPr="00F26248">
        <w:rPr>
          <w:rFonts w:ascii="Arial" w:hAnsi="Arial" w:cs="Arial"/>
          <w:sz w:val="18"/>
          <w:rPrChange w:id="2192" w:author="Richard Fitzpatrick" w:date="2019-04-26T13:28:00Z">
            <w:rPr>
              <w:rFonts w:ascii="Arial" w:hAnsi="Arial" w:cs="Arial"/>
            </w:rPr>
          </w:rPrChange>
        </w:rPr>
        <w:t xml:space="preserve"> E. and </w:t>
      </w:r>
      <w:proofErr w:type="spellStart"/>
      <w:r w:rsidRPr="00F26248">
        <w:rPr>
          <w:rFonts w:ascii="Arial" w:hAnsi="Arial" w:cs="Arial"/>
          <w:sz w:val="18"/>
          <w:rPrChange w:id="2193" w:author="Richard Fitzpatrick" w:date="2019-04-26T13:28:00Z">
            <w:rPr>
              <w:rFonts w:ascii="Arial" w:hAnsi="Arial" w:cs="Arial"/>
            </w:rPr>
          </w:rPrChange>
        </w:rPr>
        <w:t>Ruat</w:t>
      </w:r>
      <w:proofErr w:type="spellEnd"/>
      <w:r w:rsidRPr="00F26248">
        <w:rPr>
          <w:rFonts w:ascii="Arial" w:hAnsi="Arial" w:cs="Arial"/>
          <w:sz w:val="18"/>
          <w:rPrChange w:id="2194" w:author="Richard Fitzpatrick" w:date="2019-04-26T13:28:00Z">
            <w:rPr>
              <w:rFonts w:ascii="Arial" w:hAnsi="Arial" w:cs="Arial"/>
            </w:rPr>
          </w:rPrChange>
        </w:rPr>
        <w:t xml:space="preserve"> M. (2010) ‘Sonic Hedgehog </w:t>
      </w:r>
      <w:proofErr w:type="spellStart"/>
      <w:r w:rsidRPr="00F26248">
        <w:rPr>
          <w:rFonts w:ascii="Arial" w:hAnsi="Arial" w:cs="Arial"/>
          <w:sz w:val="18"/>
          <w:rPrChange w:id="2195" w:author="Richard Fitzpatrick" w:date="2019-04-26T13:28:00Z">
            <w:rPr>
              <w:rFonts w:ascii="Arial" w:hAnsi="Arial" w:cs="Arial"/>
            </w:rPr>
          </w:rPrChange>
        </w:rPr>
        <w:t>signaling</w:t>
      </w:r>
      <w:proofErr w:type="spellEnd"/>
      <w:r w:rsidRPr="00F26248">
        <w:rPr>
          <w:rFonts w:ascii="Arial" w:hAnsi="Arial" w:cs="Arial"/>
          <w:sz w:val="18"/>
          <w:rPrChange w:id="2196" w:author="Richard Fitzpatrick" w:date="2019-04-26T13:28:00Z">
            <w:rPr>
              <w:rFonts w:ascii="Arial" w:hAnsi="Arial" w:cs="Arial"/>
            </w:rPr>
          </w:rPrChange>
        </w:rPr>
        <w:t xml:space="preserve"> in the mammalian brain’, </w:t>
      </w:r>
      <w:r w:rsidRPr="00F26248">
        <w:rPr>
          <w:rFonts w:ascii="Arial" w:hAnsi="Arial" w:cs="Arial"/>
          <w:i/>
          <w:sz w:val="18"/>
          <w:rPrChange w:id="2197" w:author="Richard Fitzpatrick" w:date="2019-04-26T13:28:00Z">
            <w:rPr>
              <w:rFonts w:ascii="Arial" w:hAnsi="Arial" w:cs="Arial"/>
              <w:i/>
            </w:rPr>
          </w:rPrChange>
        </w:rPr>
        <w:t>Journal of Neurochemistry</w:t>
      </w:r>
      <w:r w:rsidRPr="00F26248">
        <w:rPr>
          <w:rFonts w:ascii="Arial" w:hAnsi="Arial" w:cs="Arial"/>
          <w:sz w:val="18"/>
          <w:rPrChange w:id="2198" w:author="Richard Fitzpatrick" w:date="2019-04-26T13:28:00Z">
            <w:rPr>
              <w:rFonts w:ascii="Arial" w:hAnsi="Arial" w:cs="Arial"/>
            </w:rPr>
          </w:rPrChange>
        </w:rPr>
        <w:t>, 113(3), pp. 576-590.</w:t>
      </w:r>
    </w:p>
    <w:p w14:paraId="046A16EA" w14:textId="77777777" w:rsidR="006E792D" w:rsidRPr="00F26248" w:rsidRDefault="006E792D">
      <w:pPr>
        <w:tabs>
          <w:tab w:val="left" w:pos="7974"/>
        </w:tabs>
        <w:jc w:val="both"/>
        <w:rPr>
          <w:rFonts w:ascii="Arial" w:hAnsi="Arial" w:cs="Arial"/>
          <w:sz w:val="18"/>
          <w:rPrChange w:id="2199" w:author="Richard Fitzpatrick" w:date="2019-04-26T13:28:00Z">
            <w:rPr>
              <w:rFonts w:ascii="Arial" w:hAnsi="Arial" w:cs="Arial"/>
            </w:rPr>
          </w:rPrChange>
        </w:rPr>
        <w:pPrChange w:id="2200" w:author="Richard Fitzpatrick" w:date="2019-04-26T13:28:00Z">
          <w:pPr>
            <w:tabs>
              <w:tab w:val="left" w:pos="7974"/>
            </w:tabs>
          </w:pPr>
        </w:pPrChange>
      </w:pPr>
      <w:proofErr w:type="spellStart"/>
      <w:r w:rsidRPr="00F26248">
        <w:rPr>
          <w:rFonts w:ascii="Arial" w:hAnsi="Arial" w:cs="Arial"/>
          <w:sz w:val="18"/>
          <w:rPrChange w:id="2201" w:author="Richard Fitzpatrick" w:date="2019-04-26T13:28:00Z">
            <w:rPr>
              <w:rFonts w:ascii="Arial" w:hAnsi="Arial" w:cs="Arial"/>
            </w:rPr>
          </w:rPrChange>
        </w:rPr>
        <w:t>Tukachinsky</w:t>
      </w:r>
      <w:proofErr w:type="spellEnd"/>
      <w:r w:rsidRPr="00F26248">
        <w:rPr>
          <w:rFonts w:ascii="Arial" w:hAnsi="Arial" w:cs="Arial"/>
          <w:sz w:val="18"/>
          <w:rPrChange w:id="2202" w:author="Richard Fitzpatrick" w:date="2019-04-26T13:28:00Z">
            <w:rPr>
              <w:rFonts w:ascii="Arial" w:hAnsi="Arial" w:cs="Arial"/>
            </w:rPr>
          </w:rPrChange>
        </w:rPr>
        <w:t xml:space="preserve"> H., Lopez L.V. and Salic A. (2010) ‘A Mechanism for Vertebrate Hedgehog </w:t>
      </w:r>
      <w:proofErr w:type="spellStart"/>
      <w:r w:rsidRPr="00F26248">
        <w:rPr>
          <w:rFonts w:ascii="Arial" w:hAnsi="Arial" w:cs="Arial"/>
          <w:sz w:val="18"/>
          <w:rPrChange w:id="2203" w:author="Richard Fitzpatrick" w:date="2019-04-26T13:28:00Z">
            <w:rPr>
              <w:rFonts w:ascii="Arial" w:hAnsi="Arial" w:cs="Arial"/>
            </w:rPr>
          </w:rPrChange>
        </w:rPr>
        <w:t>Signaling</w:t>
      </w:r>
      <w:proofErr w:type="spellEnd"/>
      <w:r w:rsidRPr="00F26248">
        <w:rPr>
          <w:rFonts w:ascii="Arial" w:hAnsi="Arial" w:cs="Arial"/>
          <w:sz w:val="18"/>
          <w:rPrChange w:id="2204" w:author="Richard Fitzpatrick" w:date="2019-04-26T13:28:00Z">
            <w:rPr>
              <w:rFonts w:ascii="Arial" w:hAnsi="Arial" w:cs="Arial"/>
            </w:rPr>
          </w:rPrChange>
        </w:rPr>
        <w:t xml:space="preserve">: Recruitment to Cilia and Dissociation of </w:t>
      </w:r>
      <w:proofErr w:type="spellStart"/>
      <w:r w:rsidRPr="00F26248">
        <w:rPr>
          <w:rFonts w:ascii="Arial" w:hAnsi="Arial" w:cs="Arial"/>
          <w:sz w:val="18"/>
          <w:rPrChange w:id="2205" w:author="Richard Fitzpatrick" w:date="2019-04-26T13:28:00Z">
            <w:rPr>
              <w:rFonts w:ascii="Arial" w:hAnsi="Arial" w:cs="Arial"/>
            </w:rPr>
          </w:rPrChange>
        </w:rPr>
        <w:t>SuFu-Gli</w:t>
      </w:r>
      <w:proofErr w:type="spellEnd"/>
      <w:r w:rsidRPr="00F26248">
        <w:rPr>
          <w:rFonts w:ascii="Arial" w:hAnsi="Arial" w:cs="Arial"/>
          <w:sz w:val="18"/>
          <w:rPrChange w:id="2206" w:author="Richard Fitzpatrick" w:date="2019-04-26T13:28:00Z">
            <w:rPr>
              <w:rFonts w:ascii="Arial" w:hAnsi="Arial" w:cs="Arial"/>
            </w:rPr>
          </w:rPrChange>
        </w:rPr>
        <w:t xml:space="preserve"> Protein Complexes’, </w:t>
      </w:r>
      <w:r w:rsidRPr="00F26248">
        <w:rPr>
          <w:rFonts w:ascii="Arial" w:hAnsi="Arial" w:cs="Arial"/>
          <w:i/>
          <w:sz w:val="18"/>
          <w:rPrChange w:id="2207" w:author="Richard Fitzpatrick" w:date="2019-04-26T13:28:00Z">
            <w:rPr>
              <w:rFonts w:ascii="Arial" w:hAnsi="Arial" w:cs="Arial"/>
              <w:i/>
            </w:rPr>
          </w:rPrChange>
        </w:rPr>
        <w:t>Journal of Cell Biology</w:t>
      </w:r>
      <w:r w:rsidRPr="00F26248">
        <w:rPr>
          <w:rFonts w:ascii="Arial" w:hAnsi="Arial" w:cs="Arial"/>
          <w:sz w:val="18"/>
          <w:rPrChange w:id="2208" w:author="Richard Fitzpatrick" w:date="2019-04-26T13:28:00Z">
            <w:rPr>
              <w:rFonts w:ascii="Arial" w:hAnsi="Arial" w:cs="Arial"/>
            </w:rPr>
          </w:rPrChange>
        </w:rPr>
        <w:t>, 191(2), pp. 415-428.</w:t>
      </w:r>
    </w:p>
    <w:p w14:paraId="74FDCACC" w14:textId="77777777" w:rsidR="006E792D" w:rsidRPr="00F26248" w:rsidRDefault="006E792D">
      <w:pPr>
        <w:tabs>
          <w:tab w:val="left" w:pos="7974"/>
        </w:tabs>
        <w:jc w:val="both"/>
        <w:rPr>
          <w:rFonts w:ascii="Arial" w:hAnsi="Arial" w:cs="Arial"/>
          <w:sz w:val="18"/>
          <w:rPrChange w:id="2209" w:author="Richard Fitzpatrick" w:date="2019-04-26T13:28:00Z">
            <w:rPr>
              <w:rFonts w:ascii="Arial" w:hAnsi="Arial" w:cs="Arial"/>
            </w:rPr>
          </w:rPrChange>
        </w:rPr>
        <w:pPrChange w:id="2210" w:author="Richard Fitzpatrick" w:date="2019-04-26T13:28:00Z">
          <w:pPr>
            <w:tabs>
              <w:tab w:val="left" w:pos="7974"/>
            </w:tabs>
          </w:pPr>
        </w:pPrChange>
      </w:pPr>
      <w:r w:rsidRPr="00F26248">
        <w:rPr>
          <w:rFonts w:ascii="Arial" w:hAnsi="Arial" w:cs="Arial"/>
          <w:sz w:val="18"/>
          <w:rPrChange w:id="2211" w:author="Richard Fitzpatrick" w:date="2019-04-26T13:28:00Z">
            <w:rPr>
              <w:rFonts w:ascii="Arial" w:hAnsi="Arial" w:cs="Arial"/>
            </w:rPr>
          </w:rPrChange>
        </w:rPr>
        <w:lastRenderedPageBreak/>
        <w:t xml:space="preserve">Venkatesh D. (2017) ‘Primary Cilia’, </w:t>
      </w:r>
      <w:r w:rsidRPr="00F26248">
        <w:rPr>
          <w:rFonts w:ascii="Arial" w:hAnsi="Arial" w:cs="Arial"/>
          <w:i/>
          <w:sz w:val="18"/>
          <w:rPrChange w:id="2212" w:author="Richard Fitzpatrick" w:date="2019-04-26T13:28:00Z">
            <w:rPr>
              <w:rFonts w:ascii="Arial" w:hAnsi="Arial" w:cs="Arial"/>
              <w:i/>
            </w:rPr>
          </w:rPrChange>
        </w:rPr>
        <w:t>Journal of Oral and Maxillofacial Pathology</w:t>
      </w:r>
      <w:r w:rsidRPr="00F26248">
        <w:rPr>
          <w:rFonts w:ascii="Arial" w:hAnsi="Arial" w:cs="Arial"/>
          <w:sz w:val="18"/>
          <w:rPrChange w:id="2213" w:author="Richard Fitzpatrick" w:date="2019-04-26T13:28:00Z">
            <w:rPr>
              <w:rFonts w:ascii="Arial" w:hAnsi="Arial" w:cs="Arial"/>
            </w:rPr>
          </w:rPrChange>
        </w:rPr>
        <w:t>, 21(1), pp.8.</w:t>
      </w:r>
    </w:p>
    <w:p w14:paraId="4759F25D" w14:textId="77777777" w:rsidR="006E792D" w:rsidRPr="00F26248" w:rsidRDefault="006E792D">
      <w:pPr>
        <w:tabs>
          <w:tab w:val="left" w:pos="7974"/>
        </w:tabs>
        <w:jc w:val="both"/>
        <w:rPr>
          <w:rFonts w:ascii="Arial" w:hAnsi="Arial" w:cs="Arial"/>
          <w:sz w:val="18"/>
          <w:rPrChange w:id="2214" w:author="Richard Fitzpatrick" w:date="2019-04-26T13:28:00Z">
            <w:rPr>
              <w:rFonts w:ascii="Arial" w:hAnsi="Arial" w:cs="Arial"/>
            </w:rPr>
          </w:rPrChange>
        </w:rPr>
        <w:pPrChange w:id="2215" w:author="Richard Fitzpatrick" w:date="2019-04-26T13:28:00Z">
          <w:pPr>
            <w:tabs>
              <w:tab w:val="left" w:pos="7974"/>
            </w:tabs>
          </w:pPr>
        </w:pPrChange>
      </w:pPr>
      <w:proofErr w:type="spellStart"/>
      <w:r w:rsidRPr="00F26248">
        <w:rPr>
          <w:rFonts w:ascii="Arial" w:hAnsi="Arial" w:cs="Arial"/>
          <w:sz w:val="18"/>
          <w:rPrChange w:id="2216" w:author="Richard Fitzpatrick" w:date="2019-04-26T13:28:00Z">
            <w:rPr>
              <w:rFonts w:ascii="Arial" w:hAnsi="Arial" w:cs="Arial"/>
            </w:rPr>
          </w:rPrChange>
        </w:rPr>
        <w:t>Vertommen</w:t>
      </w:r>
      <w:proofErr w:type="spellEnd"/>
      <w:r w:rsidRPr="00F26248">
        <w:rPr>
          <w:rFonts w:ascii="Arial" w:hAnsi="Arial" w:cs="Arial"/>
          <w:sz w:val="18"/>
          <w:rPrChange w:id="2217" w:author="Richard Fitzpatrick" w:date="2019-04-26T13:28:00Z">
            <w:rPr>
              <w:rFonts w:ascii="Arial" w:hAnsi="Arial" w:cs="Arial"/>
            </w:rPr>
          </w:rPrChange>
        </w:rPr>
        <w:t xml:space="preserve"> D., Rider M., Ni Y., </w:t>
      </w:r>
      <w:proofErr w:type="spellStart"/>
      <w:r w:rsidRPr="00F26248">
        <w:rPr>
          <w:rFonts w:ascii="Arial" w:hAnsi="Arial" w:cs="Arial"/>
          <w:sz w:val="18"/>
          <w:rPrChange w:id="2218" w:author="Richard Fitzpatrick" w:date="2019-04-26T13:28:00Z">
            <w:rPr>
              <w:rFonts w:ascii="Arial" w:hAnsi="Arial" w:cs="Arial"/>
            </w:rPr>
          </w:rPrChange>
        </w:rPr>
        <w:t>Waelkens</w:t>
      </w:r>
      <w:proofErr w:type="spellEnd"/>
      <w:r w:rsidRPr="00F26248">
        <w:rPr>
          <w:rFonts w:ascii="Arial" w:hAnsi="Arial" w:cs="Arial"/>
          <w:sz w:val="18"/>
          <w:rPrChange w:id="2219" w:author="Richard Fitzpatrick" w:date="2019-04-26T13:28:00Z">
            <w:rPr>
              <w:rFonts w:ascii="Arial" w:hAnsi="Arial" w:cs="Arial"/>
            </w:rPr>
          </w:rPrChange>
        </w:rPr>
        <w:t xml:space="preserve"> E., </w:t>
      </w:r>
      <w:proofErr w:type="spellStart"/>
      <w:r w:rsidRPr="00F26248">
        <w:rPr>
          <w:rFonts w:ascii="Arial" w:hAnsi="Arial" w:cs="Arial"/>
          <w:sz w:val="18"/>
          <w:rPrChange w:id="2220" w:author="Richard Fitzpatrick" w:date="2019-04-26T13:28:00Z">
            <w:rPr>
              <w:rFonts w:ascii="Arial" w:hAnsi="Arial" w:cs="Arial"/>
            </w:rPr>
          </w:rPrChange>
        </w:rPr>
        <w:t>Merlevede</w:t>
      </w:r>
      <w:proofErr w:type="spellEnd"/>
      <w:r w:rsidRPr="00F26248">
        <w:rPr>
          <w:rFonts w:ascii="Arial" w:hAnsi="Arial" w:cs="Arial"/>
          <w:sz w:val="18"/>
          <w:rPrChange w:id="2221" w:author="Richard Fitzpatrick" w:date="2019-04-26T13:28:00Z">
            <w:rPr>
              <w:rFonts w:ascii="Arial" w:hAnsi="Arial" w:cs="Arial"/>
            </w:rPr>
          </w:rPrChange>
        </w:rPr>
        <w:t xml:space="preserve"> W., </w:t>
      </w:r>
      <w:proofErr w:type="spellStart"/>
      <w:r w:rsidRPr="00F26248">
        <w:rPr>
          <w:rFonts w:ascii="Arial" w:hAnsi="Arial" w:cs="Arial"/>
          <w:sz w:val="18"/>
          <w:rPrChange w:id="2222" w:author="Richard Fitzpatrick" w:date="2019-04-26T13:28:00Z">
            <w:rPr>
              <w:rFonts w:ascii="Arial" w:hAnsi="Arial" w:cs="Arial"/>
            </w:rPr>
          </w:rPrChange>
        </w:rPr>
        <w:t>Vandenheede</w:t>
      </w:r>
      <w:proofErr w:type="spellEnd"/>
      <w:r w:rsidRPr="00F26248">
        <w:rPr>
          <w:rFonts w:ascii="Arial" w:hAnsi="Arial" w:cs="Arial"/>
          <w:sz w:val="18"/>
          <w:rPrChange w:id="2223" w:author="Richard Fitzpatrick" w:date="2019-04-26T13:28:00Z">
            <w:rPr>
              <w:rFonts w:ascii="Arial" w:hAnsi="Arial" w:cs="Arial"/>
            </w:rPr>
          </w:rPrChange>
        </w:rPr>
        <w:t xml:space="preserve"> J.R. and Van Lint J. (2000) ‘Regulation of protein kinase D by multisite phosphorylation. Identification of phosphorylation sites by mass spectrometry and characterization by site-directed mutagenesis’, </w:t>
      </w:r>
      <w:r w:rsidRPr="00F26248">
        <w:rPr>
          <w:rFonts w:ascii="Arial" w:hAnsi="Arial" w:cs="Arial"/>
          <w:i/>
          <w:sz w:val="18"/>
          <w:rPrChange w:id="2224" w:author="Richard Fitzpatrick" w:date="2019-04-26T13:28:00Z">
            <w:rPr>
              <w:rFonts w:ascii="Arial" w:hAnsi="Arial" w:cs="Arial"/>
              <w:i/>
            </w:rPr>
          </w:rPrChange>
        </w:rPr>
        <w:t>The Journal of Biological Chemistry</w:t>
      </w:r>
      <w:r w:rsidRPr="00F26248">
        <w:rPr>
          <w:rFonts w:ascii="Arial" w:hAnsi="Arial" w:cs="Arial"/>
          <w:sz w:val="18"/>
          <w:rPrChange w:id="2225" w:author="Richard Fitzpatrick" w:date="2019-04-26T13:28:00Z">
            <w:rPr>
              <w:rFonts w:ascii="Arial" w:hAnsi="Arial" w:cs="Arial"/>
            </w:rPr>
          </w:rPrChange>
        </w:rPr>
        <w:t>, 275(26), pp. 19567-19576.</w:t>
      </w:r>
    </w:p>
    <w:p w14:paraId="60B3B62C" w14:textId="77777777" w:rsidR="006E792D" w:rsidRPr="00F26248" w:rsidRDefault="006E792D">
      <w:pPr>
        <w:tabs>
          <w:tab w:val="left" w:pos="7974"/>
        </w:tabs>
        <w:jc w:val="both"/>
        <w:rPr>
          <w:rFonts w:ascii="Arial" w:hAnsi="Arial" w:cs="Arial"/>
          <w:sz w:val="18"/>
          <w:rPrChange w:id="2226" w:author="Richard Fitzpatrick" w:date="2019-04-26T13:28:00Z">
            <w:rPr>
              <w:rFonts w:ascii="Arial" w:hAnsi="Arial" w:cs="Arial"/>
            </w:rPr>
          </w:rPrChange>
        </w:rPr>
        <w:pPrChange w:id="2227" w:author="Richard Fitzpatrick" w:date="2019-04-26T13:28:00Z">
          <w:pPr>
            <w:tabs>
              <w:tab w:val="left" w:pos="7974"/>
            </w:tabs>
          </w:pPr>
        </w:pPrChange>
      </w:pPr>
      <w:r w:rsidRPr="00F26248">
        <w:rPr>
          <w:rFonts w:ascii="Arial" w:hAnsi="Arial" w:cs="Arial"/>
          <w:sz w:val="18"/>
          <w:rPrChange w:id="2228" w:author="Richard Fitzpatrick" w:date="2019-04-26T13:28:00Z">
            <w:rPr>
              <w:rFonts w:ascii="Arial" w:hAnsi="Arial" w:cs="Arial"/>
            </w:rPr>
          </w:rPrChange>
        </w:rPr>
        <w:t xml:space="preserve">Wang B., Fallon F. and Beachy P. (2000) ‘Hedgehog-regulated processing of Gli3 produces an anterior/posterior repressor gradient in the developing vertebrate limb’, </w:t>
      </w:r>
      <w:r w:rsidRPr="00F26248">
        <w:rPr>
          <w:rFonts w:ascii="Arial" w:hAnsi="Arial" w:cs="Arial"/>
          <w:i/>
          <w:sz w:val="18"/>
          <w:rPrChange w:id="2229" w:author="Richard Fitzpatrick" w:date="2019-04-26T13:28:00Z">
            <w:rPr>
              <w:rFonts w:ascii="Arial" w:hAnsi="Arial" w:cs="Arial"/>
              <w:i/>
            </w:rPr>
          </w:rPrChange>
        </w:rPr>
        <w:t>Cell</w:t>
      </w:r>
      <w:r w:rsidRPr="00F26248">
        <w:rPr>
          <w:rFonts w:ascii="Arial" w:hAnsi="Arial" w:cs="Arial"/>
          <w:sz w:val="18"/>
          <w:rPrChange w:id="2230" w:author="Richard Fitzpatrick" w:date="2019-04-26T13:28:00Z">
            <w:rPr>
              <w:rFonts w:ascii="Arial" w:hAnsi="Arial" w:cs="Arial"/>
            </w:rPr>
          </w:rPrChange>
        </w:rPr>
        <w:t>, 100, pp. 423-434.</w:t>
      </w:r>
    </w:p>
    <w:p w14:paraId="69608E66" w14:textId="77777777" w:rsidR="006E792D" w:rsidRPr="00F26248" w:rsidRDefault="006E792D">
      <w:pPr>
        <w:tabs>
          <w:tab w:val="left" w:pos="7974"/>
        </w:tabs>
        <w:jc w:val="both"/>
        <w:rPr>
          <w:rFonts w:ascii="Arial" w:hAnsi="Arial" w:cs="Arial"/>
          <w:sz w:val="18"/>
          <w:rPrChange w:id="2231" w:author="Richard Fitzpatrick" w:date="2019-04-26T13:28:00Z">
            <w:rPr>
              <w:rFonts w:ascii="Arial" w:hAnsi="Arial" w:cs="Arial"/>
            </w:rPr>
          </w:rPrChange>
        </w:rPr>
        <w:pPrChange w:id="2232" w:author="Richard Fitzpatrick" w:date="2019-04-26T13:28:00Z">
          <w:pPr>
            <w:tabs>
              <w:tab w:val="left" w:pos="7974"/>
            </w:tabs>
          </w:pPr>
        </w:pPrChange>
      </w:pPr>
      <w:r w:rsidRPr="00F26248">
        <w:rPr>
          <w:rFonts w:ascii="Arial" w:hAnsi="Arial" w:cs="Arial"/>
          <w:sz w:val="18"/>
          <w:rPrChange w:id="2233" w:author="Richard Fitzpatrick" w:date="2019-04-26T13:28:00Z">
            <w:rPr>
              <w:rFonts w:ascii="Arial" w:hAnsi="Arial" w:cs="Arial"/>
            </w:rPr>
          </w:rPrChange>
        </w:rPr>
        <w:t>Wang B. and Li Y. (2006) ‘Evidence for the direct involvement of {beta}</w:t>
      </w:r>
      <w:proofErr w:type="spellStart"/>
      <w:r w:rsidRPr="00F26248">
        <w:rPr>
          <w:rFonts w:ascii="Arial" w:hAnsi="Arial" w:cs="Arial"/>
          <w:sz w:val="18"/>
          <w:rPrChange w:id="2234" w:author="Richard Fitzpatrick" w:date="2019-04-26T13:28:00Z">
            <w:rPr>
              <w:rFonts w:ascii="Arial" w:hAnsi="Arial" w:cs="Arial"/>
            </w:rPr>
          </w:rPrChange>
        </w:rPr>
        <w:t>TrCP</w:t>
      </w:r>
      <w:proofErr w:type="spellEnd"/>
      <w:r w:rsidRPr="00F26248">
        <w:rPr>
          <w:rFonts w:ascii="Arial" w:hAnsi="Arial" w:cs="Arial"/>
          <w:sz w:val="18"/>
          <w:rPrChange w:id="2235" w:author="Richard Fitzpatrick" w:date="2019-04-26T13:28:00Z">
            <w:rPr>
              <w:rFonts w:ascii="Arial" w:hAnsi="Arial" w:cs="Arial"/>
            </w:rPr>
          </w:rPrChange>
        </w:rPr>
        <w:t xml:space="preserve"> in Gli3 protein processing’, </w:t>
      </w:r>
      <w:r w:rsidRPr="00F26248">
        <w:rPr>
          <w:rFonts w:ascii="Arial" w:hAnsi="Arial" w:cs="Arial"/>
          <w:i/>
          <w:sz w:val="18"/>
          <w:rPrChange w:id="2236" w:author="Richard Fitzpatrick" w:date="2019-04-26T13:28:00Z">
            <w:rPr>
              <w:rFonts w:ascii="Arial" w:hAnsi="Arial" w:cs="Arial"/>
              <w:i/>
            </w:rPr>
          </w:rPrChange>
        </w:rPr>
        <w:t>Proceedings of the National Academy of Sciences of the USA</w:t>
      </w:r>
      <w:r w:rsidRPr="00F26248">
        <w:rPr>
          <w:rFonts w:ascii="Arial" w:hAnsi="Arial" w:cs="Arial"/>
          <w:sz w:val="18"/>
          <w:rPrChange w:id="2237" w:author="Richard Fitzpatrick" w:date="2019-04-26T13:28:00Z">
            <w:rPr>
              <w:rFonts w:ascii="Arial" w:hAnsi="Arial" w:cs="Arial"/>
            </w:rPr>
          </w:rPrChange>
        </w:rPr>
        <w:t>, 103, pp. 33-38.</w:t>
      </w:r>
    </w:p>
    <w:p w14:paraId="3843C5C8" w14:textId="77777777" w:rsidR="006E792D" w:rsidRPr="00F26248" w:rsidRDefault="006E792D">
      <w:pPr>
        <w:tabs>
          <w:tab w:val="left" w:pos="7974"/>
        </w:tabs>
        <w:jc w:val="both"/>
        <w:rPr>
          <w:rFonts w:ascii="Arial" w:hAnsi="Arial" w:cs="Arial"/>
          <w:sz w:val="18"/>
          <w:rPrChange w:id="2238" w:author="Richard Fitzpatrick" w:date="2019-04-26T13:28:00Z">
            <w:rPr>
              <w:rFonts w:ascii="Arial" w:hAnsi="Arial" w:cs="Arial"/>
            </w:rPr>
          </w:rPrChange>
        </w:rPr>
        <w:pPrChange w:id="2239" w:author="Richard Fitzpatrick" w:date="2019-04-26T13:28:00Z">
          <w:pPr>
            <w:tabs>
              <w:tab w:val="left" w:pos="7974"/>
            </w:tabs>
          </w:pPr>
        </w:pPrChange>
      </w:pPr>
      <w:r w:rsidRPr="00F26248">
        <w:rPr>
          <w:rFonts w:ascii="Arial" w:hAnsi="Arial" w:cs="Arial"/>
          <w:sz w:val="18"/>
          <w:rPrChange w:id="2240" w:author="Richard Fitzpatrick" w:date="2019-04-26T13:28:00Z">
            <w:rPr>
              <w:rFonts w:ascii="Arial" w:hAnsi="Arial" w:cs="Arial"/>
            </w:rPr>
          </w:rPrChange>
        </w:rPr>
        <w:t xml:space="preserve">Wang C., Pan Y. and Wang B. (2010) ‘Suppressor of fused and </w:t>
      </w:r>
      <w:proofErr w:type="spellStart"/>
      <w:r w:rsidRPr="00F26248">
        <w:rPr>
          <w:rFonts w:ascii="Arial" w:hAnsi="Arial" w:cs="Arial"/>
          <w:sz w:val="18"/>
          <w:rPrChange w:id="2241" w:author="Richard Fitzpatrick" w:date="2019-04-26T13:28:00Z">
            <w:rPr>
              <w:rFonts w:ascii="Arial" w:hAnsi="Arial" w:cs="Arial"/>
            </w:rPr>
          </w:rPrChange>
        </w:rPr>
        <w:t>Spop</w:t>
      </w:r>
      <w:proofErr w:type="spellEnd"/>
      <w:r w:rsidRPr="00F26248">
        <w:rPr>
          <w:rFonts w:ascii="Arial" w:hAnsi="Arial" w:cs="Arial"/>
          <w:sz w:val="18"/>
          <w:rPrChange w:id="2242" w:author="Richard Fitzpatrick" w:date="2019-04-26T13:28:00Z">
            <w:rPr>
              <w:rFonts w:ascii="Arial" w:hAnsi="Arial" w:cs="Arial"/>
            </w:rPr>
          </w:rPrChange>
        </w:rPr>
        <w:t xml:space="preserve"> regulate the stability, processing and function of Gli2 and Gli3 full-length activators but not their repressors’, </w:t>
      </w:r>
      <w:r w:rsidRPr="00F26248">
        <w:rPr>
          <w:rFonts w:ascii="Arial" w:hAnsi="Arial" w:cs="Arial"/>
          <w:i/>
          <w:sz w:val="18"/>
          <w:rPrChange w:id="2243" w:author="Richard Fitzpatrick" w:date="2019-04-26T13:28:00Z">
            <w:rPr>
              <w:rFonts w:ascii="Arial" w:hAnsi="Arial" w:cs="Arial"/>
              <w:i/>
            </w:rPr>
          </w:rPrChange>
        </w:rPr>
        <w:t>Development</w:t>
      </w:r>
      <w:r w:rsidRPr="00F26248">
        <w:rPr>
          <w:rFonts w:ascii="Arial" w:hAnsi="Arial" w:cs="Arial"/>
          <w:sz w:val="18"/>
          <w:rPrChange w:id="2244" w:author="Richard Fitzpatrick" w:date="2019-04-26T13:28:00Z">
            <w:rPr>
              <w:rFonts w:ascii="Arial" w:hAnsi="Arial" w:cs="Arial"/>
            </w:rPr>
          </w:rPrChange>
        </w:rPr>
        <w:t>, 137, pp. 2001-2009.</w:t>
      </w:r>
    </w:p>
    <w:p w14:paraId="1B07649F" w14:textId="77777777" w:rsidR="006E792D" w:rsidRPr="00F26248" w:rsidRDefault="006E792D">
      <w:pPr>
        <w:tabs>
          <w:tab w:val="left" w:pos="7974"/>
        </w:tabs>
        <w:jc w:val="both"/>
        <w:rPr>
          <w:rFonts w:ascii="Arial" w:hAnsi="Arial" w:cs="Arial"/>
          <w:sz w:val="18"/>
          <w:rPrChange w:id="2245" w:author="Richard Fitzpatrick" w:date="2019-04-26T13:28:00Z">
            <w:rPr>
              <w:rFonts w:ascii="Arial" w:hAnsi="Arial" w:cs="Arial"/>
            </w:rPr>
          </w:rPrChange>
        </w:rPr>
        <w:pPrChange w:id="2246" w:author="Richard Fitzpatrick" w:date="2019-04-26T13:28:00Z">
          <w:pPr>
            <w:tabs>
              <w:tab w:val="left" w:pos="7974"/>
            </w:tabs>
          </w:pPr>
        </w:pPrChange>
      </w:pPr>
      <w:proofErr w:type="spellStart"/>
      <w:r w:rsidRPr="00F26248">
        <w:rPr>
          <w:rFonts w:ascii="Arial" w:hAnsi="Arial" w:cs="Arial"/>
          <w:sz w:val="18"/>
          <w:rPrChange w:id="2247" w:author="Richard Fitzpatrick" w:date="2019-04-26T13:28:00Z">
            <w:rPr>
              <w:rFonts w:ascii="Arial" w:hAnsi="Arial" w:cs="Arial"/>
            </w:rPr>
          </w:rPrChange>
        </w:rPr>
        <w:t>Wheway</w:t>
      </w:r>
      <w:proofErr w:type="spellEnd"/>
      <w:r w:rsidRPr="00F26248">
        <w:rPr>
          <w:rFonts w:ascii="Arial" w:hAnsi="Arial" w:cs="Arial"/>
          <w:sz w:val="18"/>
          <w:rPrChange w:id="2248" w:author="Richard Fitzpatrick" w:date="2019-04-26T13:28:00Z">
            <w:rPr>
              <w:rFonts w:ascii="Arial" w:hAnsi="Arial" w:cs="Arial"/>
            </w:rPr>
          </w:rPrChange>
        </w:rPr>
        <w:t xml:space="preserve"> G., </w:t>
      </w:r>
      <w:proofErr w:type="spellStart"/>
      <w:r w:rsidRPr="00F26248">
        <w:rPr>
          <w:rFonts w:ascii="Arial" w:hAnsi="Arial" w:cs="Arial"/>
          <w:sz w:val="18"/>
          <w:rPrChange w:id="2249" w:author="Richard Fitzpatrick" w:date="2019-04-26T13:28:00Z">
            <w:rPr>
              <w:rFonts w:ascii="Arial" w:hAnsi="Arial" w:cs="Arial"/>
            </w:rPr>
          </w:rPrChange>
        </w:rPr>
        <w:t>Nazlamova</w:t>
      </w:r>
      <w:proofErr w:type="spellEnd"/>
      <w:r w:rsidRPr="00F26248">
        <w:rPr>
          <w:rFonts w:ascii="Arial" w:hAnsi="Arial" w:cs="Arial"/>
          <w:sz w:val="18"/>
          <w:rPrChange w:id="2250" w:author="Richard Fitzpatrick" w:date="2019-04-26T13:28:00Z">
            <w:rPr>
              <w:rFonts w:ascii="Arial" w:hAnsi="Arial" w:cs="Arial"/>
            </w:rPr>
          </w:rPrChange>
        </w:rPr>
        <w:t xml:space="preserve"> L. and Hancock J. (2018) ‘</w:t>
      </w:r>
      <w:proofErr w:type="spellStart"/>
      <w:r w:rsidRPr="00F26248">
        <w:rPr>
          <w:rFonts w:ascii="Arial" w:hAnsi="Arial" w:cs="Arial"/>
          <w:sz w:val="18"/>
          <w:rPrChange w:id="2251" w:author="Richard Fitzpatrick" w:date="2019-04-26T13:28:00Z">
            <w:rPr>
              <w:rFonts w:ascii="Arial" w:hAnsi="Arial" w:cs="Arial"/>
            </w:rPr>
          </w:rPrChange>
        </w:rPr>
        <w:t>Signaling</w:t>
      </w:r>
      <w:proofErr w:type="spellEnd"/>
      <w:r w:rsidRPr="00F26248">
        <w:rPr>
          <w:rFonts w:ascii="Arial" w:hAnsi="Arial" w:cs="Arial"/>
          <w:sz w:val="18"/>
          <w:rPrChange w:id="2252" w:author="Richard Fitzpatrick" w:date="2019-04-26T13:28:00Z">
            <w:rPr>
              <w:rFonts w:ascii="Arial" w:hAnsi="Arial" w:cs="Arial"/>
            </w:rPr>
          </w:rPrChange>
        </w:rPr>
        <w:t xml:space="preserve"> through the Primary Cilium’, </w:t>
      </w:r>
      <w:r w:rsidRPr="00F26248">
        <w:rPr>
          <w:rFonts w:ascii="Arial" w:hAnsi="Arial" w:cs="Arial"/>
          <w:i/>
          <w:sz w:val="18"/>
          <w:rPrChange w:id="2253" w:author="Richard Fitzpatrick" w:date="2019-04-26T13:28:00Z">
            <w:rPr>
              <w:rFonts w:ascii="Arial" w:hAnsi="Arial" w:cs="Arial"/>
              <w:i/>
            </w:rPr>
          </w:rPrChange>
        </w:rPr>
        <w:t>Frontiers in Cell and Developmental Biology</w:t>
      </w:r>
      <w:r w:rsidRPr="00F26248">
        <w:rPr>
          <w:rFonts w:ascii="Arial" w:hAnsi="Arial" w:cs="Arial"/>
          <w:sz w:val="18"/>
          <w:rPrChange w:id="2254" w:author="Richard Fitzpatrick" w:date="2019-04-26T13:28:00Z">
            <w:rPr>
              <w:rFonts w:ascii="Arial" w:hAnsi="Arial" w:cs="Arial"/>
            </w:rPr>
          </w:rPrChange>
        </w:rPr>
        <w:t>, 6(8).</w:t>
      </w:r>
    </w:p>
    <w:p w14:paraId="05ABEEDF" w14:textId="77777777" w:rsidR="006E792D" w:rsidRPr="00F26248" w:rsidRDefault="006E792D">
      <w:pPr>
        <w:tabs>
          <w:tab w:val="left" w:pos="7974"/>
        </w:tabs>
        <w:jc w:val="both"/>
        <w:rPr>
          <w:rFonts w:ascii="Arial" w:hAnsi="Arial" w:cs="Arial"/>
          <w:sz w:val="18"/>
          <w:rPrChange w:id="2255" w:author="Richard Fitzpatrick" w:date="2019-04-26T13:28:00Z">
            <w:rPr>
              <w:rFonts w:ascii="Arial" w:hAnsi="Arial" w:cs="Arial"/>
            </w:rPr>
          </w:rPrChange>
        </w:rPr>
        <w:pPrChange w:id="2256" w:author="Richard Fitzpatrick" w:date="2019-04-26T13:28:00Z">
          <w:pPr>
            <w:tabs>
              <w:tab w:val="left" w:pos="7974"/>
            </w:tabs>
          </w:pPr>
        </w:pPrChange>
      </w:pPr>
      <w:r w:rsidRPr="00F26248">
        <w:rPr>
          <w:rFonts w:ascii="Arial" w:hAnsi="Arial" w:cs="Arial"/>
          <w:sz w:val="18"/>
          <w:rPrChange w:id="2257" w:author="Richard Fitzpatrick" w:date="2019-04-26T13:28:00Z">
            <w:rPr>
              <w:rFonts w:ascii="Arial" w:hAnsi="Arial" w:cs="Arial"/>
            </w:rPr>
          </w:rPrChange>
        </w:rPr>
        <w:t xml:space="preserve">Yao P., Petralia R. and Mattson M. (2016) ‘Sonic Hedgehog </w:t>
      </w:r>
      <w:proofErr w:type="spellStart"/>
      <w:r w:rsidRPr="00F26248">
        <w:rPr>
          <w:rFonts w:ascii="Arial" w:hAnsi="Arial" w:cs="Arial"/>
          <w:sz w:val="18"/>
          <w:rPrChange w:id="2258" w:author="Richard Fitzpatrick" w:date="2019-04-26T13:28:00Z">
            <w:rPr>
              <w:rFonts w:ascii="Arial" w:hAnsi="Arial" w:cs="Arial"/>
            </w:rPr>
          </w:rPrChange>
        </w:rPr>
        <w:t>Signaling</w:t>
      </w:r>
      <w:proofErr w:type="spellEnd"/>
      <w:r w:rsidRPr="00F26248">
        <w:rPr>
          <w:rFonts w:ascii="Arial" w:hAnsi="Arial" w:cs="Arial"/>
          <w:sz w:val="18"/>
          <w:rPrChange w:id="2259" w:author="Richard Fitzpatrick" w:date="2019-04-26T13:28:00Z">
            <w:rPr>
              <w:rFonts w:ascii="Arial" w:hAnsi="Arial" w:cs="Arial"/>
            </w:rPr>
          </w:rPrChange>
        </w:rPr>
        <w:t xml:space="preserve"> and Hippocampal Neuroplasticity’, </w:t>
      </w:r>
      <w:r w:rsidRPr="00F26248">
        <w:rPr>
          <w:rFonts w:ascii="Arial" w:hAnsi="Arial" w:cs="Arial"/>
          <w:i/>
          <w:sz w:val="18"/>
          <w:rPrChange w:id="2260" w:author="Richard Fitzpatrick" w:date="2019-04-26T13:28:00Z">
            <w:rPr>
              <w:rFonts w:ascii="Arial" w:hAnsi="Arial" w:cs="Arial"/>
              <w:i/>
            </w:rPr>
          </w:rPrChange>
        </w:rPr>
        <w:t>Trends in Neurosciences</w:t>
      </w:r>
      <w:r w:rsidRPr="00F26248">
        <w:rPr>
          <w:rFonts w:ascii="Arial" w:hAnsi="Arial" w:cs="Arial"/>
          <w:sz w:val="18"/>
          <w:rPrChange w:id="2261" w:author="Richard Fitzpatrick" w:date="2019-04-26T13:28:00Z">
            <w:rPr>
              <w:rFonts w:ascii="Arial" w:hAnsi="Arial" w:cs="Arial"/>
            </w:rPr>
          </w:rPrChange>
        </w:rPr>
        <w:t>, 39(12), pp. 840-850.</w:t>
      </w:r>
    </w:p>
    <w:p w14:paraId="2FF7A2F3" w14:textId="77777777" w:rsidR="006E792D" w:rsidRPr="00F26248" w:rsidRDefault="006E792D">
      <w:pPr>
        <w:tabs>
          <w:tab w:val="left" w:pos="7974"/>
        </w:tabs>
        <w:jc w:val="both"/>
        <w:rPr>
          <w:rFonts w:ascii="Arial" w:hAnsi="Arial" w:cs="Arial"/>
          <w:sz w:val="18"/>
          <w:rPrChange w:id="2262" w:author="Richard Fitzpatrick" w:date="2019-04-26T13:28:00Z">
            <w:rPr>
              <w:rFonts w:ascii="Arial" w:hAnsi="Arial" w:cs="Arial"/>
            </w:rPr>
          </w:rPrChange>
        </w:rPr>
        <w:pPrChange w:id="2263" w:author="Richard Fitzpatrick" w:date="2019-04-26T13:28:00Z">
          <w:pPr>
            <w:tabs>
              <w:tab w:val="left" w:pos="7974"/>
            </w:tabs>
          </w:pPr>
        </w:pPrChange>
      </w:pPr>
      <w:r w:rsidRPr="00F26248">
        <w:rPr>
          <w:rFonts w:ascii="Arial" w:hAnsi="Arial" w:cs="Arial"/>
          <w:sz w:val="18"/>
          <w:rPrChange w:id="2264" w:author="Richard Fitzpatrick" w:date="2019-04-26T13:28:00Z">
            <w:rPr>
              <w:rFonts w:ascii="Arial" w:hAnsi="Arial" w:cs="Arial"/>
            </w:rPr>
          </w:rPrChange>
        </w:rPr>
        <w:t xml:space="preserve">Ye X. and Liu A. (2011) ‘Hedgehog </w:t>
      </w:r>
      <w:proofErr w:type="spellStart"/>
      <w:r w:rsidRPr="00F26248">
        <w:rPr>
          <w:rFonts w:ascii="Arial" w:hAnsi="Arial" w:cs="Arial"/>
          <w:sz w:val="18"/>
          <w:rPrChange w:id="2265" w:author="Richard Fitzpatrick" w:date="2019-04-26T13:28:00Z">
            <w:rPr>
              <w:rFonts w:ascii="Arial" w:hAnsi="Arial" w:cs="Arial"/>
            </w:rPr>
          </w:rPrChange>
        </w:rPr>
        <w:t>signaling</w:t>
      </w:r>
      <w:proofErr w:type="spellEnd"/>
      <w:r w:rsidRPr="00F26248">
        <w:rPr>
          <w:rFonts w:ascii="Arial" w:hAnsi="Arial" w:cs="Arial"/>
          <w:sz w:val="18"/>
          <w:rPrChange w:id="2266" w:author="Richard Fitzpatrick" w:date="2019-04-26T13:28:00Z">
            <w:rPr>
              <w:rFonts w:ascii="Arial" w:hAnsi="Arial" w:cs="Arial"/>
            </w:rPr>
          </w:rPrChange>
        </w:rPr>
        <w:t xml:space="preserve">: mechanisms and evolution’, </w:t>
      </w:r>
      <w:r w:rsidRPr="00F26248">
        <w:rPr>
          <w:rFonts w:ascii="Arial" w:hAnsi="Arial" w:cs="Arial"/>
          <w:i/>
          <w:sz w:val="18"/>
          <w:rPrChange w:id="2267" w:author="Richard Fitzpatrick" w:date="2019-04-26T13:28:00Z">
            <w:rPr>
              <w:rFonts w:ascii="Arial" w:hAnsi="Arial" w:cs="Arial"/>
              <w:i/>
            </w:rPr>
          </w:rPrChange>
        </w:rPr>
        <w:t>Frontiers in Biology</w:t>
      </w:r>
      <w:r w:rsidRPr="00F26248">
        <w:rPr>
          <w:rFonts w:ascii="Arial" w:hAnsi="Arial" w:cs="Arial"/>
          <w:sz w:val="18"/>
          <w:rPrChange w:id="2268" w:author="Richard Fitzpatrick" w:date="2019-04-26T13:28:00Z">
            <w:rPr>
              <w:rFonts w:ascii="Arial" w:hAnsi="Arial" w:cs="Arial"/>
            </w:rPr>
          </w:rPrChange>
        </w:rPr>
        <w:t>, 6(6), pp. 504-521.</w:t>
      </w:r>
    </w:p>
    <w:p w14:paraId="4A33181F" w14:textId="77777777" w:rsidR="006E792D" w:rsidRPr="00F26248" w:rsidRDefault="006E792D">
      <w:pPr>
        <w:jc w:val="both"/>
        <w:rPr>
          <w:rFonts w:ascii="Arial" w:hAnsi="Arial" w:cs="Arial"/>
          <w:sz w:val="18"/>
          <w:rPrChange w:id="2269" w:author="Richard Fitzpatrick" w:date="2019-04-26T13:28:00Z">
            <w:rPr>
              <w:rFonts w:ascii="Arial" w:hAnsi="Arial" w:cs="Arial"/>
            </w:rPr>
          </w:rPrChange>
        </w:rPr>
        <w:pPrChange w:id="2270" w:author="Richard Fitzpatrick" w:date="2019-04-26T13:28:00Z">
          <w:pPr/>
        </w:pPrChange>
      </w:pPr>
      <w:r w:rsidRPr="00F26248">
        <w:rPr>
          <w:rFonts w:ascii="Arial" w:hAnsi="Arial" w:cs="Arial"/>
          <w:sz w:val="18"/>
          <w:rPrChange w:id="2271" w:author="Richard Fitzpatrick" w:date="2019-04-26T13:28:00Z">
            <w:rPr>
              <w:rFonts w:ascii="Arial" w:hAnsi="Arial" w:cs="Arial"/>
            </w:rPr>
          </w:rPrChange>
        </w:rPr>
        <w:t>Yue S., Tang L., Tang Y., Shen Q., Ding J., Chen Y., Zhang Z. et al. (2014) ‘Requirement of Smurf-mediated endocytosis of patched1 in sonic hedgehog signal reception</w:t>
      </w:r>
      <w:proofErr w:type="gramStart"/>
      <w:r w:rsidRPr="00F26248">
        <w:rPr>
          <w:rFonts w:ascii="Arial" w:hAnsi="Arial" w:cs="Arial"/>
          <w:sz w:val="18"/>
          <w:rPrChange w:id="2272" w:author="Richard Fitzpatrick" w:date="2019-04-26T13:28:00Z">
            <w:rPr>
              <w:rFonts w:ascii="Arial" w:hAnsi="Arial" w:cs="Arial"/>
            </w:rPr>
          </w:rPrChange>
        </w:rPr>
        <w:t xml:space="preserve">’,  </w:t>
      </w:r>
      <w:proofErr w:type="spellStart"/>
      <w:r w:rsidRPr="00F26248">
        <w:rPr>
          <w:rFonts w:ascii="Arial" w:hAnsi="Arial" w:cs="Arial"/>
          <w:i/>
          <w:sz w:val="18"/>
          <w:rPrChange w:id="2273" w:author="Richard Fitzpatrick" w:date="2019-04-26T13:28:00Z">
            <w:rPr>
              <w:rFonts w:ascii="Arial" w:hAnsi="Arial" w:cs="Arial"/>
              <w:i/>
            </w:rPr>
          </w:rPrChange>
        </w:rPr>
        <w:t>eLife</w:t>
      </w:r>
      <w:proofErr w:type="spellEnd"/>
      <w:proofErr w:type="gramEnd"/>
      <w:r w:rsidRPr="00F26248">
        <w:rPr>
          <w:rFonts w:ascii="Arial" w:hAnsi="Arial" w:cs="Arial"/>
          <w:sz w:val="18"/>
          <w:rPrChange w:id="2274" w:author="Richard Fitzpatrick" w:date="2019-04-26T13:28:00Z">
            <w:rPr>
              <w:rFonts w:ascii="Arial" w:hAnsi="Arial" w:cs="Arial"/>
            </w:rPr>
          </w:rPrChange>
        </w:rPr>
        <w:t>, 3.</w:t>
      </w:r>
    </w:p>
    <w:p w14:paraId="253140EB" w14:textId="77777777" w:rsidR="006E792D" w:rsidRPr="00F26248" w:rsidDel="00F26248" w:rsidRDefault="006E792D">
      <w:pPr>
        <w:jc w:val="both"/>
        <w:rPr>
          <w:del w:id="2275" w:author="Richard Fitzpatrick" w:date="2019-04-26T13:28:00Z"/>
          <w:rFonts w:ascii="Arial" w:hAnsi="Arial" w:cs="Arial"/>
          <w:sz w:val="18"/>
          <w:rPrChange w:id="2276" w:author="Richard Fitzpatrick" w:date="2019-04-26T13:28:00Z">
            <w:rPr>
              <w:del w:id="2277" w:author="Richard Fitzpatrick" w:date="2019-04-26T13:28:00Z"/>
              <w:rFonts w:ascii="Arial" w:hAnsi="Arial" w:cs="Arial"/>
            </w:rPr>
          </w:rPrChange>
        </w:rPr>
        <w:pPrChange w:id="2278" w:author="Richard Fitzpatrick" w:date="2019-04-26T13:28:00Z">
          <w:pPr/>
        </w:pPrChange>
      </w:pPr>
      <w:r w:rsidRPr="00F26248">
        <w:rPr>
          <w:rFonts w:ascii="Arial" w:hAnsi="Arial" w:cs="Arial"/>
          <w:sz w:val="18"/>
          <w:rPrChange w:id="2279" w:author="Richard Fitzpatrick" w:date="2019-04-26T13:28:00Z">
            <w:rPr>
              <w:rFonts w:ascii="Arial" w:hAnsi="Arial" w:cs="Arial"/>
            </w:rPr>
          </w:rPrChange>
        </w:rPr>
        <w:t xml:space="preserve">Zhou P., Cai S., </w:t>
      </w:r>
      <w:proofErr w:type="spellStart"/>
      <w:r w:rsidRPr="00F26248">
        <w:rPr>
          <w:rFonts w:ascii="Arial" w:hAnsi="Arial" w:cs="Arial"/>
          <w:sz w:val="18"/>
          <w:rPrChange w:id="2280" w:author="Richard Fitzpatrick" w:date="2019-04-26T13:28:00Z">
            <w:rPr>
              <w:rFonts w:ascii="Arial" w:hAnsi="Arial" w:cs="Arial"/>
            </w:rPr>
          </w:rPrChange>
        </w:rPr>
        <w:t>Zengrong</w:t>
      </w:r>
      <w:proofErr w:type="spellEnd"/>
      <w:r w:rsidRPr="00F26248">
        <w:rPr>
          <w:rFonts w:ascii="Arial" w:hAnsi="Arial" w:cs="Arial"/>
          <w:sz w:val="18"/>
          <w:rPrChange w:id="2281" w:author="Richard Fitzpatrick" w:date="2019-04-26T13:28:00Z">
            <w:rPr>
              <w:rFonts w:ascii="Arial" w:hAnsi="Arial" w:cs="Arial"/>
            </w:rPr>
          </w:rPrChange>
        </w:rPr>
        <w:t xml:space="preserve"> L., Chen L. and Wang R. (2013) ‘Coupling switches and oscillators </w:t>
      </w:r>
      <w:proofErr w:type="gramStart"/>
      <w:r w:rsidRPr="00F26248">
        <w:rPr>
          <w:rFonts w:ascii="Arial" w:hAnsi="Arial" w:cs="Arial"/>
          <w:sz w:val="18"/>
          <w:rPrChange w:id="2282" w:author="Richard Fitzpatrick" w:date="2019-04-26T13:28:00Z">
            <w:rPr>
              <w:rFonts w:ascii="Arial" w:hAnsi="Arial" w:cs="Arial"/>
            </w:rPr>
          </w:rPrChange>
        </w:rPr>
        <w:t>as a means to</w:t>
      </w:r>
      <w:proofErr w:type="gramEnd"/>
      <w:r w:rsidRPr="00F26248">
        <w:rPr>
          <w:rFonts w:ascii="Arial" w:hAnsi="Arial" w:cs="Arial"/>
          <w:sz w:val="18"/>
          <w:rPrChange w:id="2283" w:author="Richard Fitzpatrick" w:date="2019-04-26T13:28:00Z">
            <w:rPr>
              <w:rFonts w:ascii="Arial" w:hAnsi="Arial" w:cs="Arial"/>
            </w:rPr>
          </w:rPrChange>
        </w:rPr>
        <w:t xml:space="preserve"> shape cellular signals in biomolecular systems’, </w:t>
      </w:r>
      <w:r w:rsidRPr="00F26248">
        <w:rPr>
          <w:rFonts w:ascii="Arial" w:hAnsi="Arial" w:cs="Arial"/>
          <w:i/>
          <w:sz w:val="18"/>
          <w:rPrChange w:id="2284" w:author="Richard Fitzpatrick" w:date="2019-04-26T13:28:00Z">
            <w:rPr>
              <w:rFonts w:ascii="Arial" w:hAnsi="Arial" w:cs="Arial"/>
              <w:i/>
            </w:rPr>
          </w:rPrChange>
        </w:rPr>
        <w:t>Chaos, Solitons and Fractals</w:t>
      </w:r>
      <w:r w:rsidRPr="00F26248">
        <w:rPr>
          <w:rFonts w:ascii="Arial" w:hAnsi="Arial" w:cs="Arial"/>
          <w:sz w:val="18"/>
          <w:rPrChange w:id="2285" w:author="Richard Fitzpatrick" w:date="2019-04-26T13:28:00Z">
            <w:rPr>
              <w:rFonts w:ascii="Arial" w:hAnsi="Arial" w:cs="Arial"/>
            </w:rPr>
          </w:rPrChange>
        </w:rPr>
        <w:t>, 50, pp. 115-126.</w:t>
      </w:r>
    </w:p>
    <w:p w14:paraId="0B8F1680" w14:textId="77777777" w:rsidR="00F26248" w:rsidRDefault="00F26248" w:rsidP="00F26248">
      <w:pPr>
        <w:jc w:val="both"/>
        <w:rPr>
          <w:ins w:id="2286" w:author="Richard Fitzpatrick" w:date="2019-04-26T13:28:00Z"/>
          <w:rFonts w:ascii="Arial" w:hAnsi="Arial" w:cs="Arial"/>
        </w:rPr>
        <w:sectPr w:rsidR="00F26248" w:rsidSect="00F26248">
          <w:type w:val="continuous"/>
          <w:pgSz w:w="11906" w:h="16838"/>
          <w:pgMar w:top="1440" w:right="1440" w:bottom="1440" w:left="1440" w:header="708" w:footer="708" w:gutter="0"/>
          <w:cols w:num="2" w:space="708"/>
          <w:docGrid w:linePitch="360"/>
          <w:sectPrChange w:id="2287" w:author="Richard Fitzpatrick" w:date="2019-04-26T13:28:00Z">
            <w:sectPr w:rsidR="00F26248" w:rsidSect="00F26248">
              <w:pgMar w:top="1440" w:right="1440" w:bottom="1440" w:left="1440" w:header="708" w:footer="708" w:gutter="0"/>
              <w:cols w:num="1"/>
            </w:sectPr>
          </w:sectPrChange>
        </w:sectPr>
      </w:pPr>
    </w:p>
    <w:p w14:paraId="6D94412C" w14:textId="7C0FF74C" w:rsidR="006E792D" w:rsidRPr="006E792D" w:rsidRDefault="006E792D">
      <w:pPr>
        <w:jc w:val="both"/>
        <w:rPr>
          <w:rFonts w:ascii="Arial" w:hAnsi="Arial" w:cs="Arial"/>
        </w:rPr>
        <w:pPrChange w:id="2288" w:author="Richard Fitzpatrick" w:date="2019-04-26T13:28:00Z">
          <w:pPr/>
        </w:pPrChange>
      </w:pPr>
    </w:p>
    <w:sectPr w:rsidR="006E792D" w:rsidRPr="006E792D" w:rsidSect="00F26248">
      <w:type w:val="continuous"/>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2" w:author="Richard Fitzpatrick" w:date="2019-04-26T13:34:00Z" w:initials="RF">
    <w:p w14:paraId="05C79244" w14:textId="733DCF03" w:rsidR="00490B47" w:rsidRDefault="00490B47">
      <w:pPr>
        <w:pStyle w:val="CommentText"/>
      </w:pPr>
      <w:r>
        <w:rPr>
          <w:rStyle w:val="CommentReference"/>
        </w:rPr>
        <w:annotationRef/>
      </w:r>
      <w:r>
        <w:t>Needs to be described</w:t>
      </w:r>
      <w:r w:rsidR="003A11BA">
        <w:t xml:space="preserve"> a lot more!</w:t>
      </w:r>
    </w:p>
  </w:comment>
  <w:comment w:id="110" w:author="Richard Fitzpatrick" w:date="2019-04-26T19:00:00Z" w:initials="RF">
    <w:p w14:paraId="79AF96D2" w14:textId="2131B0C7" w:rsidR="002A5E8F" w:rsidRDefault="002A5E8F">
      <w:pPr>
        <w:pStyle w:val="CommentText"/>
      </w:pPr>
      <w:r>
        <w:rPr>
          <w:rStyle w:val="CommentReference"/>
        </w:rPr>
        <w:annotationRef/>
      </w:r>
      <w:r>
        <w:t xml:space="preserve">You asked about figures here – I think it won’t be necessary in the </w:t>
      </w:r>
      <w:r>
        <w:t>end</w:t>
      </w:r>
      <w:bookmarkStart w:id="112" w:name="_GoBack"/>
      <w:bookmarkEnd w:id="112"/>
    </w:p>
  </w:comment>
  <w:comment w:id="115" w:author="Richard Fitzpatrick" w:date="2019-04-26T13:37:00Z" w:initials="RF">
    <w:p w14:paraId="64E7FD06" w14:textId="212F80C7" w:rsidR="00490B47" w:rsidRDefault="00490B47">
      <w:pPr>
        <w:pStyle w:val="CommentText"/>
      </w:pPr>
      <w:r>
        <w:rPr>
          <w:rStyle w:val="CommentReference"/>
        </w:rPr>
        <w:annotationRef/>
      </w:r>
      <w:r>
        <w:t>Awkward phrasing</w:t>
      </w:r>
    </w:p>
  </w:comment>
  <w:comment w:id="1553" w:author="Richard Fitzpatrick" w:date="2019-04-26T18:27:00Z" w:initials="RF">
    <w:p w14:paraId="67913C58" w14:textId="6D735A97" w:rsidR="00490B47" w:rsidRPr="00490B47" w:rsidRDefault="00490B47">
      <w:pPr>
        <w:pStyle w:val="CommentText"/>
      </w:pPr>
      <w:r>
        <w:rPr>
          <w:rStyle w:val="CommentReference"/>
        </w:rPr>
        <w:annotationRef/>
      </w:r>
      <w:r>
        <w:t xml:space="preserve">Not a good title: you’re implying the literature itself is flawed. What you mean is that there are theoretical problems identified </w:t>
      </w:r>
      <w:r>
        <w:rPr>
          <w:i/>
        </w:rPr>
        <w:t xml:space="preserve">from </w:t>
      </w:r>
      <w:r>
        <w:t>the literature. Very different things.</w:t>
      </w:r>
    </w:p>
  </w:comment>
  <w:comment w:id="1566" w:author="Richard Fitzpatrick" w:date="2019-04-26T15:15:00Z" w:initials="RF">
    <w:p w14:paraId="1A0186DB" w14:textId="1FD34C89" w:rsidR="00490B47" w:rsidRDefault="00490B47">
      <w:pPr>
        <w:pStyle w:val="CommentText"/>
      </w:pPr>
      <w:r>
        <w:rPr>
          <w:rStyle w:val="CommentReference"/>
        </w:rPr>
        <w:annotationRef/>
      </w:r>
      <w:r>
        <w:t>Do you need to say this here? It sounds a bit like ticking the bit of the mark scheme saying future applications.</w:t>
      </w:r>
    </w:p>
  </w:comment>
  <w:comment w:id="1567" w:author="Richard Fitzpatrick" w:date="2019-04-26T18:26:00Z" w:initials="RF">
    <w:p w14:paraId="1CA6E1FD" w14:textId="3D9999CF" w:rsidR="00490B47" w:rsidRDefault="00490B47">
      <w:pPr>
        <w:pStyle w:val="CommentText"/>
      </w:pPr>
      <w:r>
        <w:rPr>
          <w:rStyle w:val="CommentReference"/>
        </w:rPr>
        <w:annotationRef/>
      </w:r>
      <w:r>
        <w:t>A figure would be handy here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5C79244" w15:done="0"/>
  <w15:commentEx w15:paraId="79AF96D2" w15:done="0"/>
  <w15:commentEx w15:paraId="64E7FD06" w15:done="0"/>
  <w15:commentEx w15:paraId="67913C58" w15:done="0"/>
  <w15:commentEx w15:paraId="1A0186DB" w15:done="0"/>
  <w15:commentEx w15:paraId="1CA6E1F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5C79244" w16cid:durableId="206D875A"/>
  <w16cid:commentId w16cid:paraId="79AF96D2" w16cid:durableId="206DD3BE"/>
  <w16cid:commentId w16cid:paraId="64E7FD06" w16cid:durableId="206D8821"/>
  <w16cid:commentId w16cid:paraId="67913C58" w16cid:durableId="206DCC15"/>
  <w16cid:commentId w16cid:paraId="1A0186DB" w16cid:durableId="206D9F23"/>
  <w16cid:commentId w16cid:paraId="1CA6E1FD" w16cid:durableId="206DCBD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C8F97E" w14:textId="77777777" w:rsidR="00DA5F3D" w:rsidRDefault="00DA5F3D" w:rsidP="00850610">
      <w:pPr>
        <w:spacing w:after="0" w:line="240" w:lineRule="auto"/>
      </w:pPr>
      <w:r>
        <w:separator/>
      </w:r>
    </w:p>
  </w:endnote>
  <w:endnote w:type="continuationSeparator" w:id="0">
    <w:p w14:paraId="692E6C58" w14:textId="77777777" w:rsidR="00DA5F3D" w:rsidRDefault="00DA5F3D" w:rsidP="008506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92248700"/>
      <w:docPartObj>
        <w:docPartGallery w:val="Page Numbers (Bottom of Page)"/>
        <w:docPartUnique/>
      </w:docPartObj>
    </w:sdtPr>
    <w:sdtEndPr>
      <w:rPr>
        <w:noProof/>
      </w:rPr>
    </w:sdtEndPr>
    <w:sdtContent>
      <w:p w14:paraId="4174EAC7" w14:textId="77777777" w:rsidR="00490B47" w:rsidRDefault="00490B47">
        <w:pPr>
          <w:pStyle w:val="Footer"/>
          <w:jc w:val="center"/>
        </w:pPr>
        <w:r>
          <w:fldChar w:fldCharType="begin"/>
        </w:r>
        <w:r>
          <w:instrText xml:space="preserve"> PAGE   \* MERGEFORMAT </w:instrText>
        </w:r>
        <w:r>
          <w:fldChar w:fldCharType="separate"/>
        </w:r>
        <w:r>
          <w:rPr>
            <w:noProof/>
          </w:rPr>
          <w:t>31</w:t>
        </w:r>
        <w:r>
          <w:rPr>
            <w:noProof/>
          </w:rPr>
          <w:fldChar w:fldCharType="end"/>
        </w:r>
      </w:p>
    </w:sdtContent>
  </w:sdt>
  <w:p w14:paraId="3D5FB5C6" w14:textId="77777777" w:rsidR="00490B47" w:rsidRDefault="00490B4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AC0D963" w14:textId="77777777" w:rsidR="00DA5F3D" w:rsidRDefault="00DA5F3D" w:rsidP="00850610">
      <w:pPr>
        <w:spacing w:after="0" w:line="240" w:lineRule="auto"/>
      </w:pPr>
      <w:r>
        <w:separator/>
      </w:r>
    </w:p>
  </w:footnote>
  <w:footnote w:type="continuationSeparator" w:id="0">
    <w:p w14:paraId="3B99A4B7" w14:textId="77777777" w:rsidR="00DA5F3D" w:rsidRDefault="00DA5F3D" w:rsidP="0085061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236F18"/>
    <w:multiLevelType w:val="hybridMultilevel"/>
    <w:tmpl w:val="8F264A9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ichard Fitzpatrick">
    <w15:presenceInfo w15:providerId="Windows Live" w15:userId="39c7ed03adc8c58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1"/>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D6D4E"/>
    <w:rsid w:val="000D6D4E"/>
    <w:rsid w:val="002A5E8F"/>
    <w:rsid w:val="00331714"/>
    <w:rsid w:val="00370B79"/>
    <w:rsid w:val="003A11BA"/>
    <w:rsid w:val="00490B47"/>
    <w:rsid w:val="00622BB9"/>
    <w:rsid w:val="006407D4"/>
    <w:rsid w:val="006E792D"/>
    <w:rsid w:val="00706B44"/>
    <w:rsid w:val="007450AE"/>
    <w:rsid w:val="00850610"/>
    <w:rsid w:val="008B600E"/>
    <w:rsid w:val="00A0376B"/>
    <w:rsid w:val="00A32C85"/>
    <w:rsid w:val="00AB0DAC"/>
    <w:rsid w:val="00B67B9F"/>
    <w:rsid w:val="00D31722"/>
    <w:rsid w:val="00DA5F3D"/>
    <w:rsid w:val="00EC1139"/>
    <w:rsid w:val="00F26248"/>
    <w:rsid w:val="00F60312"/>
    <w:rsid w:val="00FC422F"/>
    <w:rsid w:val="00FF503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9E82B9"/>
  <w15:chartTrackingRefBased/>
  <w15:docId w15:val="{E37250E0-287C-4FAD-9DC2-69E830C6BC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32C8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50610"/>
    <w:pPr>
      <w:tabs>
        <w:tab w:val="center" w:pos="4513"/>
        <w:tab w:val="right" w:pos="9026"/>
      </w:tabs>
      <w:spacing w:after="0" w:line="240" w:lineRule="auto"/>
    </w:pPr>
  </w:style>
  <w:style w:type="character" w:customStyle="1" w:styleId="HeaderChar">
    <w:name w:val="Header Char"/>
    <w:basedOn w:val="DefaultParagraphFont"/>
    <w:link w:val="Header"/>
    <w:uiPriority w:val="99"/>
    <w:rsid w:val="00850610"/>
  </w:style>
  <w:style w:type="paragraph" w:styleId="Footer">
    <w:name w:val="footer"/>
    <w:basedOn w:val="Normal"/>
    <w:link w:val="FooterChar"/>
    <w:uiPriority w:val="99"/>
    <w:unhideWhenUsed/>
    <w:rsid w:val="00850610"/>
    <w:pPr>
      <w:tabs>
        <w:tab w:val="center" w:pos="4513"/>
        <w:tab w:val="right" w:pos="9026"/>
      </w:tabs>
      <w:spacing w:after="0" w:line="240" w:lineRule="auto"/>
    </w:pPr>
  </w:style>
  <w:style w:type="character" w:customStyle="1" w:styleId="FooterChar">
    <w:name w:val="Footer Char"/>
    <w:basedOn w:val="DefaultParagraphFont"/>
    <w:link w:val="Footer"/>
    <w:uiPriority w:val="99"/>
    <w:rsid w:val="00850610"/>
  </w:style>
  <w:style w:type="paragraph" w:styleId="ListParagraph">
    <w:name w:val="List Paragraph"/>
    <w:basedOn w:val="Normal"/>
    <w:uiPriority w:val="34"/>
    <w:qFormat/>
    <w:rsid w:val="00622BB9"/>
    <w:pPr>
      <w:ind w:left="720"/>
      <w:contextualSpacing/>
    </w:pPr>
  </w:style>
  <w:style w:type="table" w:styleId="TableGrid">
    <w:name w:val="Table Grid"/>
    <w:basedOn w:val="TableNormal"/>
    <w:uiPriority w:val="39"/>
    <w:rsid w:val="006E79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6E79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agelast">
    <w:name w:val="pagelast"/>
    <w:basedOn w:val="DefaultParagraphFont"/>
    <w:rsid w:val="006E792D"/>
  </w:style>
  <w:style w:type="character" w:customStyle="1" w:styleId="author">
    <w:name w:val="author"/>
    <w:basedOn w:val="DefaultParagraphFont"/>
    <w:rsid w:val="006E792D"/>
  </w:style>
  <w:style w:type="table" w:styleId="PlainTable2">
    <w:name w:val="Plain Table 2"/>
    <w:basedOn w:val="TableNormal"/>
    <w:uiPriority w:val="42"/>
    <w:rsid w:val="007450AE"/>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CommentReference">
    <w:name w:val="annotation reference"/>
    <w:basedOn w:val="DefaultParagraphFont"/>
    <w:uiPriority w:val="99"/>
    <w:semiHidden/>
    <w:unhideWhenUsed/>
    <w:rsid w:val="006407D4"/>
    <w:rPr>
      <w:sz w:val="16"/>
      <w:szCs w:val="16"/>
    </w:rPr>
  </w:style>
  <w:style w:type="paragraph" w:styleId="CommentText">
    <w:name w:val="annotation text"/>
    <w:basedOn w:val="Normal"/>
    <w:link w:val="CommentTextChar"/>
    <w:uiPriority w:val="99"/>
    <w:semiHidden/>
    <w:unhideWhenUsed/>
    <w:rsid w:val="006407D4"/>
    <w:pPr>
      <w:spacing w:line="240" w:lineRule="auto"/>
    </w:pPr>
    <w:rPr>
      <w:sz w:val="20"/>
      <w:szCs w:val="20"/>
    </w:rPr>
  </w:style>
  <w:style w:type="character" w:customStyle="1" w:styleId="CommentTextChar">
    <w:name w:val="Comment Text Char"/>
    <w:basedOn w:val="DefaultParagraphFont"/>
    <w:link w:val="CommentText"/>
    <w:uiPriority w:val="99"/>
    <w:semiHidden/>
    <w:rsid w:val="006407D4"/>
    <w:rPr>
      <w:sz w:val="20"/>
      <w:szCs w:val="20"/>
    </w:rPr>
  </w:style>
  <w:style w:type="paragraph" w:styleId="CommentSubject">
    <w:name w:val="annotation subject"/>
    <w:basedOn w:val="CommentText"/>
    <w:next w:val="CommentText"/>
    <w:link w:val="CommentSubjectChar"/>
    <w:uiPriority w:val="99"/>
    <w:semiHidden/>
    <w:unhideWhenUsed/>
    <w:rsid w:val="006407D4"/>
    <w:rPr>
      <w:b/>
      <w:bCs/>
    </w:rPr>
  </w:style>
  <w:style w:type="character" w:customStyle="1" w:styleId="CommentSubjectChar">
    <w:name w:val="Comment Subject Char"/>
    <w:basedOn w:val="CommentTextChar"/>
    <w:link w:val="CommentSubject"/>
    <w:uiPriority w:val="99"/>
    <w:semiHidden/>
    <w:rsid w:val="006407D4"/>
    <w:rPr>
      <w:b/>
      <w:bCs/>
      <w:sz w:val="20"/>
      <w:szCs w:val="20"/>
    </w:rPr>
  </w:style>
  <w:style w:type="paragraph" w:styleId="BalloonText">
    <w:name w:val="Balloon Text"/>
    <w:basedOn w:val="Normal"/>
    <w:link w:val="BalloonTextChar"/>
    <w:uiPriority w:val="99"/>
    <w:semiHidden/>
    <w:unhideWhenUsed/>
    <w:rsid w:val="006407D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407D4"/>
    <w:rPr>
      <w:rFonts w:ascii="Segoe UI" w:hAnsi="Segoe UI" w:cs="Segoe UI"/>
      <w:sz w:val="18"/>
      <w:szCs w:val="18"/>
    </w:rPr>
  </w:style>
  <w:style w:type="character" w:customStyle="1" w:styleId="Heading1Char">
    <w:name w:val="Heading 1 Char"/>
    <w:basedOn w:val="DefaultParagraphFont"/>
    <w:link w:val="Heading1"/>
    <w:uiPriority w:val="9"/>
    <w:rsid w:val="00A32C85"/>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3.jpe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footer" Target="footer1.xml"/><Relationship Id="rId22" Type="http://schemas.openxmlformats.org/officeDocument/2006/relationships/image" Target="media/image11.png"/><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FF0283-483E-4E60-B6C2-A024448C4D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29</Pages>
  <Words>7974</Words>
  <Characters>45453</Characters>
  <Application>Microsoft Office Word</Application>
  <DocSecurity>0</DocSecurity>
  <Lines>378</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SCHOFIELD James</dc:creator>
  <cp:keywords/>
  <dc:description/>
  <cp:lastModifiedBy>Richard Fitzpatrick</cp:lastModifiedBy>
  <cp:revision>5</cp:revision>
  <dcterms:created xsi:type="dcterms:W3CDTF">2019-04-26T10:36:00Z</dcterms:created>
  <dcterms:modified xsi:type="dcterms:W3CDTF">2019-04-26T11:00:00Z</dcterms:modified>
</cp:coreProperties>
</file>